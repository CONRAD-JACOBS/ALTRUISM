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12" w:type="dxa"/>
        <w:tblLayout w:type="fixed"/>
        <w:tblLook w:val="04A0" w:firstRow="1" w:lastRow="0" w:firstColumn="1" w:lastColumn="0" w:noHBand="0" w:noVBand="1"/>
      </w:tblPr>
      <w:tblGrid>
        <w:gridCol w:w="5811"/>
        <w:gridCol w:w="3601"/>
      </w:tblGrid>
      <w:tr w:rsidR="004676E2" w14:paraId="78DDD491" w14:textId="77777777">
        <w:trPr>
          <w:trHeight w:val="1408"/>
        </w:trPr>
        <w:tc>
          <w:tcPr>
            <w:tcW w:w="5811" w:type="dxa"/>
            <w:tcBorders>
              <w:top w:val="nil"/>
              <w:left w:val="nil"/>
              <w:bottom w:val="nil"/>
              <w:right w:val="nil"/>
            </w:tcBorders>
            <w:shd w:val="clear" w:color="auto" w:fill="7030A0"/>
            <w:vAlign w:val="center"/>
          </w:tcPr>
          <w:p w14:paraId="579BEE95" w14:textId="77777777" w:rsidR="004676E2" w:rsidRDefault="00000000">
            <w:pPr>
              <w:pStyle w:val="Heading1"/>
              <w:spacing w:before="120"/>
              <w:rPr>
                <w:sz w:val="40"/>
                <w:szCs w:val="40"/>
              </w:rPr>
            </w:pPr>
            <w:r>
              <w:rPr>
                <w:sz w:val="40"/>
                <w:szCs w:val="40"/>
              </w:rPr>
              <w:t>Lower Risk Research Project Description</w:t>
            </w:r>
          </w:p>
          <w:p w14:paraId="141CB5CE" w14:textId="77777777" w:rsidR="004676E2" w:rsidRDefault="00000000">
            <w:pPr>
              <w:pStyle w:val="sub"/>
            </w:pPr>
            <w:r>
              <w:rPr>
                <w:sz w:val="28"/>
                <w:szCs w:val="28"/>
              </w:rPr>
              <w:t>HUMAN RESEARCH ETHICS</w:t>
            </w:r>
          </w:p>
        </w:tc>
        <w:tc>
          <w:tcPr>
            <w:tcW w:w="3601" w:type="dxa"/>
            <w:tcBorders>
              <w:top w:val="nil"/>
              <w:left w:val="nil"/>
              <w:bottom w:val="nil"/>
              <w:right w:val="nil"/>
            </w:tcBorders>
            <w:vAlign w:val="center"/>
          </w:tcPr>
          <w:p w14:paraId="2C7753FD" w14:textId="77777777" w:rsidR="004676E2" w:rsidRDefault="00000000">
            <w:pPr>
              <w:rPr>
                <w:rFonts w:ascii="Calibri" w:eastAsia="Calibri" w:hAnsi="Calibri"/>
              </w:rPr>
            </w:pPr>
            <w:r>
              <w:rPr>
                <w:rFonts w:eastAsia="Calibri"/>
                <w:noProof/>
              </w:rPr>
              <w:drawing>
                <wp:anchor distT="0" distB="0" distL="0" distR="0" simplePos="0" relativeHeight="2" behindDoc="0" locked="0" layoutInCell="1" allowOverlap="1" wp14:anchorId="2B6227A9" wp14:editId="6F9857A2">
                  <wp:simplePos x="0" y="0"/>
                  <wp:positionH relativeFrom="margin">
                    <wp:posOffset>244475</wp:posOffset>
                  </wp:positionH>
                  <wp:positionV relativeFrom="paragraph">
                    <wp:posOffset>-86995</wp:posOffset>
                  </wp:positionV>
                  <wp:extent cx="1824990" cy="52895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11"/>
                          <a:srcRect r="667" b="30218"/>
                          <a:stretch>
                            <a:fillRect/>
                          </a:stretch>
                        </pic:blipFill>
                        <pic:spPr bwMode="auto">
                          <a:xfrm>
                            <a:off x="0" y="0"/>
                            <a:ext cx="1824990" cy="528955"/>
                          </a:xfrm>
                          <a:prstGeom prst="rect">
                            <a:avLst/>
                          </a:prstGeom>
                          <a:noFill/>
                        </pic:spPr>
                      </pic:pic>
                    </a:graphicData>
                  </a:graphic>
                </wp:anchor>
              </w:drawing>
            </w:r>
          </w:p>
        </w:tc>
      </w:tr>
    </w:tbl>
    <w:p w14:paraId="7130BFB3" w14:textId="77777777" w:rsidR="004676E2" w:rsidRDefault="004676E2">
      <w:pPr>
        <w:pStyle w:val="Heading3"/>
        <w:numPr>
          <w:ilvl w:val="0"/>
          <w:numId w:val="0"/>
        </w:numPr>
        <w:spacing w:before="240"/>
      </w:pPr>
    </w:p>
    <w:p w14:paraId="76372DFC" w14:textId="77777777" w:rsidR="004676E2" w:rsidRDefault="00000000">
      <w:pPr>
        <w:pStyle w:val="Heading3"/>
        <w:numPr>
          <w:ilvl w:val="0"/>
          <w:numId w:val="0"/>
        </w:numPr>
        <w:spacing w:before="240"/>
      </w:pPr>
      <w:r>
        <w:t>Purpose</w:t>
      </w:r>
    </w:p>
    <w:p w14:paraId="3DEC1568" w14:textId="77777777" w:rsidR="004676E2" w:rsidRDefault="00000000">
      <w:pPr>
        <w:pStyle w:val="ListParagraph"/>
        <w:numPr>
          <w:ilvl w:val="0"/>
          <w:numId w:val="4"/>
        </w:numPr>
        <w:ind w:left="284" w:hanging="284"/>
      </w:pPr>
      <w:r>
        <w:t xml:space="preserve">The Project Description is a mandatory component of submission of the Human Research Ethics Application (HREA) form. It is uploaded as part of your HREA through the UQ </w:t>
      </w:r>
      <w:proofErr w:type="spellStart"/>
      <w:r>
        <w:t>MyResearch</w:t>
      </w:r>
      <w:proofErr w:type="spellEnd"/>
      <w:r>
        <w:t xml:space="preserve"> system.</w:t>
      </w:r>
    </w:p>
    <w:p w14:paraId="24FE102C" w14:textId="77777777" w:rsidR="004676E2" w:rsidRDefault="00000000">
      <w:pPr>
        <w:pStyle w:val="ListParagraph"/>
        <w:numPr>
          <w:ilvl w:val="0"/>
          <w:numId w:val="4"/>
        </w:numPr>
        <w:ind w:left="284" w:hanging="284"/>
      </w:pPr>
      <w:r>
        <w:t>The Project Description provides the background and information on the methodological approach of a research project being submitted for ethics review.</w:t>
      </w:r>
    </w:p>
    <w:p w14:paraId="41BF3636" w14:textId="77777777" w:rsidR="004676E2" w:rsidRDefault="00000000">
      <w:pPr>
        <w:pStyle w:val="ListParagraph"/>
        <w:numPr>
          <w:ilvl w:val="0"/>
          <w:numId w:val="4"/>
        </w:numPr>
        <w:ind w:left="284" w:hanging="284"/>
      </w:pPr>
      <w:r>
        <w:t xml:space="preserve">This template has been developed specifically to meet the needs of ethics review processes at UQ for Lower Risk research. The information contained in this form and the HREA will assist reviewers in assessing the application against the principles outlined in the </w:t>
      </w:r>
      <w:r>
        <w:rPr>
          <w:i/>
          <w:iCs/>
        </w:rPr>
        <w:t>National Statement on Ethical Conduct in Human Research</w:t>
      </w:r>
      <w:r>
        <w:t xml:space="preserve">. </w:t>
      </w:r>
    </w:p>
    <w:p w14:paraId="5F8F815E" w14:textId="77777777" w:rsidR="004676E2" w:rsidRDefault="00000000">
      <w:pPr>
        <w:pStyle w:val="ListParagraph"/>
        <w:numPr>
          <w:ilvl w:val="0"/>
          <w:numId w:val="4"/>
        </w:numPr>
        <w:ind w:left="284" w:hanging="284"/>
      </w:pPr>
      <w:r>
        <w:t xml:space="preserve">There is no need to duplicate information in the HREA into the Project Description or vice versa. It is recommended that you familiarise yourself with requirements of the </w:t>
      </w:r>
      <w:proofErr w:type="spellStart"/>
      <w:r>
        <w:t>MyResearch</w:t>
      </w:r>
      <w:proofErr w:type="spellEnd"/>
      <w:r>
        <w:t xml:space="preserve"> HREA so that information is not inadvertently duplicated in this Project Description. </w:t>
      </w:r>
    </w:p>
    <w:p w14:paraId="1F62E57E" w14:textId="77777777" w:rsidR="004676E2" w:rsidRDefault="00000000">
      <w:pPr>
        <w:pStyle w:val="ListParagraph"/>
        <w:numPr>
          <w:ilvl w:val="0"/>
          <w:numId w:val="4"/>
        </w:numPr>
        <w:ind w:left="284" w:hanging="284"/>
      </w:pPr>
      <w:r>
        <w:t xml:space="preserve">In this document you need to explain why the project should be assessed as presenting no more than low risk. </w:t>
      </w:r>
    </w:p>
    <w:p w14:paraId="300ACD4B" w14:textId="77777777" w:rsidR="004676E2" w:rsidRDefault="00000000">
      <w:pPr>
        <w:pStyle w:val="ListParagraph"/>
        <w:numPr>
          <w:ilvl w:val="0"/>
          <w:numId w:val="4"/>
        </w:numPr>
        <w:ind w:left="284" w:hanging="284"/>
      </w:pPr>
      <w:r>
        <w:t>In completing this form please be as concise as possible and:</w:t>
      </w:r>
    </w:p>
    <w:p w14:paraId="29728AC4" w14:textId="77777777" w:rsidR="004676E2" w:rsidRDefault="00000000">
      <w:pPr>
        <w:pStyle w:val="ListParagraph"/>
        <w:numPr>
          <w:ilvl w:val="1"/>
          <w:numId w:val="4"/>
        </w:numPr>
        <w:ind w:left="993"/>
      </w:pPr>
      <w:r>
        <w:t xml:space="preserve">use plain/lay language, defining all technical terms and avoiding </w:t>
      </w:r>
      <w:proofErr w:type="gramStart"/>
      <w:r>
        <w:t>acronyms;</w:t>
      </w:r>
      <w:proofErr w:type="gramEnd"/>
    </w:p>
    <w:p w14:paraId="2A4256D9" w14:textId="77777777" w:rsidR="004676E2" w:rsidRDefault="00000000">
      <w:pPr>
        <w:pStyle w:val="ListParagraph"/>
        <w:numPr>
          <w:ilvl w:val="1"/>
          <w:numId w:val="4"/>
        </w:numPr>
        <w:ind w:left="993"/>
      </w:pPr>
      <w:r>
        <w:t xml:space="preserve">keep to the section limits without altering font size (Calibri 11 pt.) or margins (2.5 cm). </w:t>
      </w:r>
    </w:p>
    <w:p w14:paraId="4E0A8DE9" w14:textId="77777777" w:rsidR="004676E2" w:rsidRDefault="004676E2">
      <w:pPr>
        <w:spacing w:after="240"/>
        <w:rPr>
          <w:sz w:val="2"/>
          <w:szCs w:val="2"/>
        </w:rPr>
      </w:pPr>
    </w:p>
    <w:p w14:paraId="05F2FDA3" w14:textId="77777777" w:rsidR="004676E2" w:rsidRDefault="004676E2">
      <w:pPr>
        <w:spacing w:after="240"/>
        <w:rPr>
          <w:sz w:val="2"/>
          <w:szCs w:val="2"/>
        </w:rPr>
      </w:pPr>
    </w:p>
    <w:p w14:paraId="55F90F76" w14:textId="77777777" w:rsidR="004676E2" w:rsidRDefault="004676E2">
      <w:pPr>
        <w:spacing w:after="240"/>
        <w:rPr>
          <w:sz w:val="2"/>
          <w:szCs w:val="2"/>
        </w:rPr>
      </w:pPr>
    </w:p>
    <w:tbl>
      <w:tblPr>
        <w:tblStyle w:val="TableGrid"/>
        <w:tblW w:w="9072" w:type="dxa"/>
        <w:jc w:val="center"/>
        <w:tblLayout w:type="fixed"/>
        <w:tblLook w:val="04A0" w:firstRow="1" w:lastRow="0" w:firstColumn="1" w:lastColumn="0" w:noHBand="0" w:noVBand="1"/>
      </w:tblPr>
      <w:tblGrid>
        <w:gridCol w:w="3822"/>
        <w:gridCol w:w="5250"/>
      </w:tblGrid>
      <w:tr w:rsidR="004676E2" w14:paraId="5A73D3AB" w14:textId="77777777">
        <w:trPr>
          <w:trHeight w:val="824"/>
          <w:jc w:val="center"/>
        </w:trPr>
        <w:tc>
          <w:tcPr>
            <w:tcW w:w="3822" w:type="dxa"/>
            <w:shd w:val="clear" w:color="auto" w:fill="7030A0"/>
            <w:vAlign w:val="center"/>
          </w:tcPr>
          <w:p w14:paraId="4ED2F304" w14:textId="77777777" w:rsidR="004676E2" w:rsidRDefault="00000000">
            <w:pPr>
              <w:pStyle w:val="Heading2"/>
            </w:pPr>
            <w:r>
              <w:t>Project Details</w:t>
            </w:r>
          </w:p>
        </w:tc>
        <w:tc>
          <w:tcPr>
            <w:tcW w:w="5250" w:type="dxa"/>
            <w:shd w:val="clear" w:color="auto" w:fill="E7E6E6" w:themeFill="background2"/>
            <w:vAlign w:val="center"/>
          </w:tcPr>
          <w:p w14:paraId="0DC1AF6E" w14:textId="77777777" w:rsidR="004676E2" w:rsidRDefault="00000000">
            <w:pPr>
              <w:pStyle w:val="Title"/>
              <w:rPr>
                <w:rFonts w:ascii="Calibri" w:eastAsia="Calibri" w:hAnsi="Calibri"/>
              </w:rPr>
            </w:pPr>
            <w:r>
              <w:rPr>
                <w:rFonts w:eastAsia="Calibri"/>
              </w:rPr>
              <w:t xml:space="preserve">As listed in your HREA form in </w:t>
            </w:r>
            <w:proofErr w:type="spellStart"/>
            <w:r>
              <w:rPr>
                <w:rFonts w:eastAsia="Calibri"/>
              </w:rPr>
              <w:t>MyResearch</w:t>
            </w:r>
            <w:proofErr w:type="spellEnd"/>
          </w:p>
        </w:tc>
      </w:tr>
      <w:tr w:rsidR="004676E2" w14:paraId="0337966E" w14:textId="77777777">
        <w:trPr>
          <w:trHeight w:val="891"/>
          <w:jc w:val="center"/>
        </w:trPr>
        <w:tc>
          <w:tcPr>
            <w:tcW w:w="3822" w:type="dxa"/>
            <w:vAlign w:val="center"/>
          </w:tcPr>
          <w:p w14:paraId="288C369E" w14:textId="77777777" w:rsidR="004676E2" w:rsidRDefault="00000000">
            <w:pPr>
              <w:pStyle w:val="Heading3"/>
              <w:numPr>
                <w:ilvl w:val="0"/>
                <w:numId w:val="0"/>
              </w:numPr>
            </w:pPr>
            <w:r>
              <w:t>Title</w:t>
            </w:r>
          </w:p>
        </w:tc>
        <w:tc>
          <w:tcPr>
            <w:tcW w:w="5250" w:type="dxa"/>
            <w:vAlign w:val="center"/>
          </w:tcPr>
          <w:p w14:paraId="261809AA" w14:textId="7AD96431" w:rsidR="004676E2" w:rsidRDefault="00CA6FD8">
            <w:pPr>
              <w:rPr>
                <w:rFonts w:ascii="Calibri" w:eastAsia="Calibri" w:hAnsi="Calibri"/>
              </w:rPr>
            </w:pPr>
            <w:ins w:id="0" w:author="Eric Vanman" w:date="2026-01-08T09:26:00Z">
              <w:r w:rsidRPr="00CA6FD8">
                <w:rPr>
                  <w:rFonts w:eastAsia="Calibri"/>
                </w:rPr>
                <w:t>Predictors of Costly Altruism Toward Social Robots</w:t>
              </w:r>
            </w:ins>
            <w:del w:id="1" w:author="Eric Vanman" w:date="2026-01-08T09:26:00Z" w16du:dateUtc="2026-01-07T23:26:00Z">
              <w:r w:rsidR="00000000" w:rsidDel="00CA6FD8">
                <w:rPr>
                  <w:rFonts w:eastAsia="Calibri"/>
                </w:rPr>
                <w:delText>Factors in the Decision whether to Perform Costly Altruistic Acts on Behalf of a Social Robot</w:delText>
              </w:r>
            </w:del>
          </w:p>
        </w:tc>
      </w:tr>
      <w:tr w:rsidR="004676E2" w14:paraId="67F0BFB4" w14:textId="77777777">
        <w:trPr>
          <w:trHeight w:val="624"/>
          <w:jc w:val="center"/>
        </w:trPr>
        <w:tc>
          <w:tcPr>
            <w:tcW w:w="3822" w:type="dxa"/>
            <w:vAlign w:val="center"/>
          </w:tcPr>
          <w:p w14:paraId="06929B02" w14:textId="77777777" w:rsidR="004676E2" w:rsidRDefault="00000000">
            <w:pPr>
              <w:pStyle w:val="Heading3"/>
              <w:numPr>
                <w:ilvl w:val="0"/>
                <w:numId w:val="0"/>
              </w:numPr>
            </w:pPr>
            <w:r>
              <w:t>Application reference #</w:t>
            </w:r>
          </w:p>
        </w:tc>
        <w:tc>
          <w:tcPr>
            <w:tcW w:w="5250" w:type="dxa"/>
            <w:vAlign w:val="center"/>
          </w:tcPr>
          <w:p w14:paraId="4151532D" w14:textId="77777777" w:rsidR="004676E2" w:rsidRDefault="00000000">
            <w:pPr>
              <w:rPr>
                <w:rFonts w:ascii="Roboto;Helvetica Neue;Helvetica" w:eastAsia="Calibri" w:hAnsi="Roboto;Helvetica Neue;Helvetica"/>
                <w:color w:val="111111"/>
                <w:sz w:val="26"/>
              </w:rPr>
            </w:pPr>
            <w:r>
              <w:rPr>
                <w:rFonts w:ascii="Roboto;Helvetica Neue;Helvetica" w:eastAsia="Calibri" w:hAnsi="Roboto;Helvetica Neue;Helvetica"/>
                <w:color w:val="111111"/>
                <w:sz w:val="26"/>
              </w:rPr>
              <w:t>////</w:t>
            </w:r>
          </w:p>
        </w:tc>
      </w:tr>
      <w:tr w:rsidR="004676E2" w14:paraId="6202B017" w14:textId="77777777">
        <w:trPr>
          <w:trHeight w:val="624"/>
          <w:jc w:val="center"/>
        </w:trPr>
        <w:tc>
          <w:tcPr>
            <w:tcW w:w="3822" w:type="dxa"/>
            <w:vAlign w:val="center"/>
          </w:tcPr>
          <w:p w14:paraId="19F75733" w14:textId="77777777" w:rsidR="004676E2" w:rsidRDefault="00000000">
            <w:pPr>
              <w:pStyle w:val="Heading3"/>
              <w:numPr>
                <w:ilvl w:val="0"/>
                <w:numId w:val="0"/>
              </w:numPr>
            </w:pPr>
            <w:r>
              <w:t>Lead/Chief Investigator</w:t>
            </w:r>
          </w:p>
        </w:tc>
        <w:tc>
          <w:tcPr>
            <w:tcW w:w="5250" w:type="dxa"/>
            <w:vAlign w:val="center"/>
          </w:tcPr>
          <w:p w14:paraId="40D90E34" w14:textId="77777777" w:rsidR="004676E2" w:rsidRDefault="00000000">
            <w:pPr>
              <w:rPr>
                <w:rFonts w:ascii="Calibri" w:eastAsia="Calibri" w:hAnsi="Calibri"/>
              </w:rPr>
            </w:pPr>
            <w:r>
              <w:rPr>
                <w:rFonts w:eastAsia="Calibri"/>
              </w:rPr>
              <w:t>Eric Vanman</w:t>
            </w:r>
          </w:p>
        </w:tc>
      </w:tr>
      <w:tr w:rsidR="004676E2" w14:paraId="39E97C76" w14:textId="77777777">
        <w:trPr>
          <w:trHeight w:val="624"/>
          <w:jc w:val="center"/>
        </w:trPr>
        <w:tc>
          <w:tcPr>
            <w:tcW w:w="3822" w:type="dxa"/>
            <w:vAlign w:val="center"/>
          </w:tcPr>
          <w:p w14:paraId="1C2A3BF9" w14:textId="77777777" w:rsidR="004676E2" w:rsidRDefault="00000000">
            <w:pPr>
              <w:pStyle w:val="Heading3"/>
              <w:numPr>
                <w:ilvl w:val="0"/>
                <w:numId w:val="0"/>
              </w:numPr>
            </w:pPr>
            <w:r>
              <w:t>Project Description version/date</w:t>
            </w:r>
          </w:p>
        </w:tc>
        <w:tc>
          <w:tcPr>
            <w:tcW w:w="5250" w:type="dxa"/>
            <w:vAlign w:val="center"/>
          </w:tcPr>
          <w:p w14:paraId="1B4B7C3A" w14:textId="77777777" w:rsidR="004676E2" w:rsidRDefault="00000000">
            <w:pPr>
              <w:rPr>
                <w:rFonts w:ascii="Calibri" w:eastAsia="Calibri" w:hAnsi="Calibri"/>
              </w:rPr>
            </w:pPr>
            <w:r>
              <w:rPr>
                <w:rFonts w:eastAsia="Calibri"/>
              </w:rPr>
              <w:t>05/01/26</w:t>
            </w:r>
          </w:p>
        </w:tc>
      </w:tr>
    </w:tbl>
    <w:p w14:paraId="4D5887F8" w14:textId="77777777" w:rsidR="004676E2" w:rsidRDefault="004676E2"/>
    <w:p w14:paraId="58650B69" w14:textId="77777777" w:rsidR="004676E2" w:rsidRDefault="00000000">
      <w:pPr>
        <w:spacing w:before="0" w:after="160" w:line="259" w:lineRule="auto"/>
      </w:pPr>
      <w:r>
        <w:br w:type="page"/>
      </w:r>
    </w:p>
    <w:p w14:paraId="37739E93" w14:textId="77777777" w:rsidR="004676E2" w:rsidRDefault="004676E2">
      <w:pPr>
        <w:spacing w:before="0"/>
      </w:pPr>
    </w:p>
    <w:tbl>
      <w:tblPr>
        <w:tblStyle w:val="TableGrid"/>
        <w:tblW w:w="9072" w:type="dxa"/>
        <w:jc w:val="center"/>
        <w:tblLayout w:type="fixed"/>
        <w:tblLook w:val="04A0" w:firstRow="1" w:lastRow="0" w:firstColumn="1" w:lastColumn="0" w:noHBand="0" w:noVBand="1"/>
      </w:tblPr>
      <w:tblGrid>
        <w:gridCol w:w="3307"/>
        <w:gridCol w:w="5765"/>
      </w:tblGrid>
      <w:tr w:rsidR="004676E2" w14:paraId="072F6668" w14:textId="77777777">
        <w:trPr>
          <w:jc w:val="center"/>
        </w:trPr>
        <w:tc>
          <w:tcPr>
            <w:tcW w:w="3307" w:type="dxa"/>
            <w:shd w:val="clear" w:color="auto" w:fill="7030A0"/>
            <w:vAlign w:val="center"/>
          </w:tcPr>
          <w:p w14:paraId="699748AA" w14:textId="77777777" w:rsidR="004676E2" w:rsidRDefault="00000000">
            <w:pPr>
              <w:pStyle w:val="Heading2"/>
            </w:pPr>
            <w:r>
              <w:t>Research Aims</w:t>
            </w:r>
          </w:p>
          <w:p w14:paraId="6BCB84BC" w14:textId="77777777" w:rsidR="004676E2" w:rsidRDefault="00000000">
            <w:pPr>
              <w:pStyle w:val="Heading2"/>
              <w:numPr>
                <w:ilvl w:val="0"/>
                <w:numId w:val="0"/>
              </w:numPr>
              <w:ind w:left="360"/>
            </w:pPr>
            <w:r>
              <w:t>(maximum half a page)</w:t>
            </w:r>
          </w:p>
        </w:tc>
        <w:tc>
          <w:tcPr>
            <w:tcW w:w="5765" w:type="dxa"/>
            <w:shd w:val="clear" w:color="auto" w:fill="E7E6E6" w:themeFill="background2"/>
            <w:vAlign w:val="center"/>
          </w:tcPr>
          <w:p w14:paraId="79B01E79" w14:textId="77777777" w:rsidR="004676E2" w:rsidRDefault="00000000">
            <w:pPr>
              <w:pStyle w:val="Title"/>
              <w:rPr>
                <w:rFonts w:ascii="Calibri" w:eastAsia="Calibri" w:hAnsi="Calibri"/>
              </w:rPr>
            </w:pPr>
            <w:r>
              <w:rPr>
                <w:rFonts w:eastAsia="Calibri"/>
              </w:rPr>
              <w:t>What is the research theme/aim/question that this project is designed to explore?</w:t>
            </w:r>
          </w:p>
          <w:p w14:paraId="748E03A9" w14:textId="77777777" w:rsidR="004676E2" w:rsidRDefault="00000000">
            <w:pPr>
              <w:pStyle w:val="Title"/>
              <w:rPr>
                <w:rFonts w:ascii="Calibri" w:eastAsia="Calibri" w:hAnsi="Calibri"/>
              </w:rPr>
            </w:pPr>
            <w:r>
              <w:rPr>
                <w:rFonts w:eastAsia="Calibri"/>
              </w:rPr>
              <w:t>Briefly explain how the project builds upon, expands or enhances current knowledge in the field.</w:t>
            </w:r>
          </w:p>
        </w:tc>
      </w:tr>
      <w:tr w:rsidR="004676E2" w14:paraId="6184E9FF" w14:textId="77777777">
        <w:trPr>
          <w:jc w:val="center"/>
        </w:trPr>
        <w:tc>
          <w:tcPr>
            <w:tcW w:w="9072" w:type="dxa"/>
            <w:gridSpan w:val="2"/>
            <w:tcBorders>
              <w:top w:val="nil"/>
            </w:tcBorders>
          </w:tcPr>
          <w:p w14:paraId="2F371BC1" w14:textId="77777777" w:rsidR="00CA6FD8" w:rsidRPr="00CA6FD8" w:rsidRDefault="00CA6FD8" w:rsidP="00CA6FD8">
            <w:pPr>
              <w:rPr>
                <w:ins w:id="2" w:author="Eric Vanman" w:date="2026-01-08T09:28:00Z"/>
                <w:rFonts w:eastAsia="Calibri"/>
              </w:rPr>
            </w:pPr>
            <w:ins w:id="3" w:author="Eric Vanman" w:date="2026-01-08T09:28:00Z">
              <w:r w:rsidRPr="00CA6FD8">
                <w:rPr>
                  <w:rFonts w:eastAsia="Calibri"/>
                </w:rPr>
                <w:t xml:space="preserve">This research examines whether people will voluntarily perform tedious tasks to help a social robot achieve its goals, and what psychological factors predict this </w:t>
              </w:r>
              <w:proofErr w:type="spellStart"/>
              <w:r w:rsidRPr="00CA6FD8">
                <w:rPr>
                  <w:rFonts w:eastAsia="Calibri"/>
                </w:rPr>
                <w:t>behavior</w:t>
              </w:r>
              <w:proofErr w:type="spellEnd"/>
              <w:r w:rsidRPr="00CA6FD8">
                <w:rPr>
                  <w:rFonts w:eastAsia="Calibri"/>
                </w:rPr>
                <w:t>.</w:t>
              </w:r>
            </w:ins>
          </w:p>
          <w:p w14:paraId="7030860A" w14:textId="6E9576F7" w:rsidR="00CA6FD8" w:rsidRPr="00CA6FD8" w:rsidRDefault="00CA6FD8" w:rsidP="00CA6FD8">
            <w:pPr>
              <w:rPr>
                <w:ins w:id="4" w:author="Eric Vanman" w:date="2026-01-08T09:28:00Z"/>
                <w:rFonts w:eastAsia="Calibri"/>
              </w:rPr>
            </w:pPr>
            <w:ins w:id="5" w:author="Eric Vanman" w:date="2026-01-08T09:28:00Z">
              <w:r w:rsidRPr="00CA6FD8">
                <w:rPr>
                  <w:rFonts w:eastAsia="Calibri"/>
                </w:rPr>
                <w:t>Previous research has focused on whether people will prevent harm to robots</w:t>
              </w:r>
            </w:ins>
            <w:ins w:id="6" w:author="Eric Vanman" w:date="2026-01-08T09:29:00Z" w16du:dateUtc="2026-01-07T23:29:00Z">
              <w:r>
                <w:rPr>
                  <w:rFonts w:eastAsia="Calibri"/>
                </w:rPr>
                <w:t xml:space="preserve"> (</w:t>
              </w:r>
              <w:proofErr w:type="gramStart"/>
              <w:r>
                <w:rPr>
                  <w:rFonts w:eastAsia="Calibri"/>
                </w:rPr>
                <w:t>e.g.,</w:t>
              </w:r>
            </w:ins>
            <w:ins w:id="7" w:author="Eric Vanman" w:date="2026-01-08T09:28:00Z">
              <w:r w:rsidRPr="00CA6FD8">
                <w:rPr>
                  <w:rFonts w:eastAsia="Calibri"/>
                </w:rPr>
                <w:t>,</w:t>
              </w:r>
              <w:proofErr w:type="gramEnd"/>
              <w:r w:rsidRPr="00CA6FD8">
                <w:rPr>
                  <w:rFonts w:eastAsia="Calibri"/>
                </w:rPr>
                <w:t xml:space="preserve"> refusing to shake a robot that appears distressed</w:t>
              </w:r>
            </w:ins>
            <w:ins w:id="8" w:author="Eric Vanman" w:date="2026-01-08T09:29:00Z" w16du:dateUtc="2026-01-07T23:29:00Z">
              <w:r>
                <w:rPr>
                  <w:rFonts w:eastAsia="Calibri"/>
                </w:rPr>
                <w:t>)</w:t>
              </w:r>
            </w:ins>
            <w:ins w:id="9" w:author="Eric Vanman" w:date="2026-01-08T09:28:00Z">
              <w:r w:rsidRPr="00CA6FD8">
                <w:rPr>
                  <w:rFonts w:eastAsia="Calibri"/>
                </w:rPr>
                <w:t>. However, preventing harm might simply reflect a desire to avoid personal discomfort rather than genuine concern for the robot. This study takes a different approach by examining whether people will actively help a robot succeed at something when the robot is under no threat. Such behavio</w:t>
              </w:r>
            </w:ins>
            <w:ins w:id="10" w:author="Eric Vanman" w:date="2026-01-08T09:29:00Z" w16du:dateUtc="2026-01-07T23:29:00Z">
              <w:r>
                <w:rPr>
                  <w:rFonts w:eastAsia="Calibri"/>
                </w:rPr>
                <w:t>u</w:t>
              </w:r>
            </w:ins>
            <w:ins w:id="11" w:author="Eric Vanman" w:date="2026-01-08T09:28:00Z">
              <w:r w:rsidRPr="00CA6FD8">
                <w:rPr>
                  <w:rFonts w:eastAsia="Calibri"/>
                </w:rPr>
                <w:t>r—spending time on a boring task to benefit a robot—would more clearly demonstrate robot-directed altruism (concern for the robot's wellbeing rather than one's own comfort).</w:t>
              </w:r>
            </w:ins>
          </w:p>
          <w:p w14:paraId="1093200D" w14:textId="77777777" w:rsidR="00CA6FD8" w:rsidRPr="00CA6FD8" w:rsidRDefault="00CA6FD8" w:rsidP="00CA6FD8">
            <w:pPr>
              <w:rPr>
                <w:ins w:id="12" w:author="Eric Vanman" w:date="2026-01-08T09:28:00Z"/>
                <w:rFonts w:eastAsia="Calibri"/>
              </w:rPr>
            </w:pPr>
            <w:ins w:id="13" w:author="Eric Vanman" w:date="2026-01-08T09:28:00Z">
              <w:r w:rsidRPr="00CA6FD8">
                <w:rPr>
                  <w:rFonts w:eastAsia="Calibri"/>
                </w:rPr>
                <w:t>We will test four psychological factors that might predict whether someone helps the robot: (1) their general attitudes toward robots, (2) their tendency to attribute human-like qualities to non-human entities, (3) their emotional response (empathy) toward this specific robot, and (4) their belief about whether the robot has mental experiences (can think and feel). We predict that people with more positive attitudes, stronger tendencies to see robots as human-like, greater empathy for the experimental robot, and stronger beliefs in the robot's capacity for mental experience will be more likely to help it.</w:t>
              </w:r>
            </w:ins>
          </w:p>
          <w:p w14:paraId="40784892" w14:textId="5C1ED1BB" w:rsidR="004676E2" w:rsidRPr="00CA6FD8" w:rsidRDefault="00CA6FD8">
            <w:pPr>
              <w:rPr>
                <w:rFonts w:eastAsia="Calibri"/>
                <w:rPrChange w:id="14" w:author="Eric Vanman" w:date="2026-01-08T09:29:00Z" w16du:dateUtc="2026-01-07T23:29:00Z">
                  <w:rPr>
                    <w:rFonts w:ascii="Calibri" w:eastAsia="Calibri" w:hAnsi="Calibri"/>
                  </w:rPr>
                </w:rPrChange>
              </w:rPr>
            </w:pPr>
            <w:ins w:id="15" w:author="Eric Vanman" w:date="2026-01-08T09:28:00Z">
              <w:r w:rsidRPr="00CA6FD8">
                <w:rPr>
                  <w:rFonts w:eastAsia="Calibri"/>
                </w:rPr>
                <w:t>This research addresses an important gap in our understanding of human-robot relationships and has practical implications for how people might interact with increasingly sophisticated social robots in the future.</w:t>
              </w:r>
            </w:ins>
            <w:del w:id="16" w:author="Eric Vanman" w:date="2026-01-08T09:28:00Z" w16du:dateUtc="2026-01-07T23:28:00Z">
              <w:r w:rsidR="00000000" w:rsidDel="00CA6FD8">
                <w:rPr>
                  <w:rFonts w:eastAsia="Calibri"/>
                </w:rPr>
                <w:delText xml:space="preserve">The aim of this research is to elicit costly altruistic acts performed on behalf of a social robot and to measure factors that might influence the decision whether to perform such acts. Robot-oriented altruism is a little-studied phenomenon.  The few studies of prosocial robot-oriented action focus on acts that save robots from harm. Since an empathic orientation towards a robot might cause a person to feel more discomfort observing the robot being harmed than the person would feel performing a prosocial act to save the robot from harm, costly acts that save a robot from harm could be attributed mainly to a desire on the part of participants to reduce internal discomfort. Tedious or stressful prosocial acts that are performed to enhance the well-being of a social robot that is under no serious threat might rather add to than reduce the discomfort of participants and therefore could with greater certainty be attributed to robot-oriented altruism, that is, to non-egoistic concern for a robot.  This project focuses on the unstudied latter type of acts.  Four dissociable factors that might influence the outcome of a decision whether or not to perform a costly altruistic act on behalf of a social robot are general attitudes towards robots, general anthropomorphising tendencies, empathy for the experimental robot and belief in the experimental robot’s mentacy or endowment with mind.  I hypothesise positive effects for positive attitudes, high anthropomorphsing tendencies, high empathy and mentacy belief and a positive interaction effect between mentacy belief and empathy.             </w:delText>
              </w:r>
            </w:del>
          </w:p>
        </w:tc>
      </w:tr>
    </w:tbl>
    <w:p w14:paraId="4311B720" w14:textId="77777777" w:rsidR="004676E2" w:rsidRDefault="004676E2">
      <w:pPr>
        <w:pStyle w:val="Subtitle"/>
        <w:rPr>
          <w:i w:val="0"/>
          <w:iCs w:val="0"/>
        </w:rPr>
      </w:pPr>
    </w:p>
    <w:tbl>
      <w:tblPr>
        <w:tblStyle w:val="TableGrid"/>
        <w:tblW w:w="9072" w:type="dxa"/>
        <w:jc w:val="center"/>
        <w:tblLayout w:type="fixed"/>
        <w:tblLook w:val="04A0" w:firstRow="1" w:lastRow="0" w:firstColumn="1" w:lastColumn="0" w:noHBand="0" w:noVBand="1"/>
      </w:tblPr>
      <w:tblGrid>
        <w:gridCol w:w="3307"/>
        <w:gridCol w:w="5765"/>
      </w:tblGrid>
      <w:tr w:rsidR="004676E2" w14:paraId="302B648F" w14:textId="77777777">
        <w:trPr>
          <w:jc w:val="center"/>
        </w:trPr>
        <w:tc>
          <w:tcPr>
            <w:tcW w:w="3307" w:type="dxa"/>
            <w:tcBorders>
              <w:right w:val="nil"/>
            </w:tcBorders>
            <w:shd w:val="clear" w:color="auto" w:fill="7030A0"/>
            <w:vAlign w:val="center"/>
          </w:tcPr>
          <w:p w14:paraId="19AB1826" w14:textId="77777777" w:rsidR="004676E2" w:rsidRDefault="00000000">
            <w:pPr>
              <w:pStyle w:val="Heading2"/>
            </w:pPr>
            <w:r>
              <w:t>Research Methods</w:t>
            </w:r>
          </w:p>
          <w:p w14:paraId="53CA3542" w14:textId="77777777" w:rsidR="004676E2" w:rsidRDefault="00000000">
            <w:pPr>
              <w:pStyle w:val="Heading2"/>
              <w:numPr>
                <w:ilvl w:val="0"/>
                <w:numId w:val="0"/>
              </w:numPr>
              <w:ind w:left="360"/>
            </w:pPr>
            <w:r>
              <w:t>(maximum one page)</w:t>
            </w:r>
          </w:p>
        </w:tc>
        <w:tc>
          <w:tcPr>
            <w:tcW w:w="5765" w:type="dxa"/>
            <w:tcBorders>
              <w:left w:val="nil"/>
            </w:tcBorders>
            <w:shd w:val="clear" w:color="auto" w:fill="E7E6E6" w:themeFill="background2"/>
            <w:vAlign w:val="center"/>
          </w:tcPr>
          <w:p w14:paraId="0F69FB72" w14:textId="77777777" w:rsidR="004676E2" w:rsidRDefault="00000000">
            <w:pPr>
              <w:pStyle w:val="Title"/>
              <w:rPr>
                <w:rFonts w:ascii="Calibri" w:eastAsia="Calibri" w:hAnsi="Calibri"/>
              </w:rPr>
            </w:pPr>
            <w:r>
              <w:rPr>
                <w:rFonts w:eastAsia="Calibri"/>
              </w:rPr>
              <w:t>Briefly describe the research methods, measures, procedures and type of analysis to be undertaken.</w:t>
            </w:r>
          </w:p>
          <w:p w14:paraId="6FE00F6A" w14:textId="77777777" w:rsidR="004676E2" w:rsidRDefault="00000000">
            <w:pPr>
              <w:pStyle w:val="Title"/>
              <w:rPr>
                <w:rFonts w:ascii="Calibri" w:eastAsia="Calibri" w:hAnsi="Calibri"/>
              </w:rPr>
            </w:pPr>
            <w:r>
              <w:rPr>
                <w:rFonts w:eastAsia="Calibri"/>
              </w:rPr>
              <w:t>What is the nature of the data/information to be collected? How will it be collected or obtained?</w:t>
            </w:r>
          </w:p>
          <w:p w14:paraId="01BC4EE5" w14:textId="77777777" w:rsidR="004676E2" w:rsidRDefault="00000000">
            <w:pPr>
              <w:pStyle w:val="Title"/>
              <w:rPr>
                <w:rFonts w:ascii="Calibri" w:eastAsia="Calibri" w:hAnsi="Calibri"/>
              </w:rPr>
            </w:pPr>
            <w:r>
              <w:rPr>
                <w:rFonts w:eastAsia="Calibri"/>
              </w:rPr>
              <w:t>If recruiting participants, describe: who they are; how many you will recruit; recruitment method and any selection criteria; any incentives/reimbursement; any debriefing or withdrawal procedures?</w:t>
            </w:r>
          </w:p>
        </w:tc>
      </w:tr>
      <w:tr w:rsidR="004676E2" w14:paraId="02B2ACB6" w14:textId="77777777">
        <w:trPr>
          <w:jc w:val="center"/>
        </w:trPr>
        <w:tc>
          <w:tcPr>
            <w:tcW w:w="9072" w:type="dxa"/>
            <w:gridSpan w:val="2"/>
          </w:tcPr>
          <w:p w14:paraId="0BBD92BA" w14:textId="77777777" w:rsidR="004676E2" w:rsidRDefault="00000000">
            <w:pPr>
              <w:pStyle w:val="Subtitle"/>
              <w:spacing w:before="240"/>
              <w:rPr>
                <w:i w:val="0"/>
                <w:iCs w:val="0"/>
              </w:rPr>
            </w:pPr>
            <w:r>
              <w:rPr>
                <w:rFonts w:eastAsia="Calibri"/>
                <w:i w:val="0"/>
                <w:iCs w:val="0"/>
                <w:color w:val="auto"/>
              </w:rPr>
              <w:t>Note: Other questions related to recruitment, consent, data and privacy are addressed in the HREA. Consent forms, recruitment materials, non-standard questionnaires and measures must be attached to the HREA.</w:t>
            </w:r>
          </w:p>
        </w:tc>
      </w:tr>
      <w:tr w:rsidR="00C1076B" w14:paraId="41742A72" w14:textId="77777777">
        <w:trPr>
          <w:jc w:val="center"/>
        </w:trPr>
        <w:tc>
          <w:tcPr>
            <w:tcW w:w="9072" w:type="dxa"/>
            <w:gridSpan w:val="2"/>
          </w:tcPr>
          <w:p w14:paraId="3434A3D7" w14:textId="77777777" w:rsidR="00C1076B" w:rsidRPr="00C1076B" w:rsidRDefault="00C1076B" w:rsidP="00C1076B">
            <w:pPr>
              <w:rPr>
                <w:ins w:id="17" w:author="Eric Vanman" w:date="2026-01-08T10:10:00Z"/>
                <w:b/>
                <w:bCs/>
              </w:rPr>
            </w:pPr>
            <w:ins w:id="18" w:author="Eric Vanman" w:date="2026-01-08T10:10:00Z">
              <w:r w:rsidRPr="00C1076B">
                <w:rPr>
                  <w:b/>
                  <w:bCs/>
                </w:rPr>
                <w:t>Participants and Recruitment</w:t>
              </w:r>
            </w:ins>
          </w:p>
          <w:p w14:paraId="627E4F76" w14:textId="77777777" w:rsidR="00C1076B" w:rsidRPr="00C1076B" w:rsidRDefault="00C1076B" w:rsidP="00C1076B">
            <w:pPr>
              <w:rPr>
                <w:ins w:id="19" w:author="Eric Vanman" w:date="2026-01-08T10:10:00Z"/>
                <w:rPrChange w:id="20" w:author="Eric Vanman" w:date="2026-01-08T10:10:00Z" w16du:dateUtc="2026-01-08T00:10:00Z">
                  <w:rPr>
                    <w:ins w:id="21" w:author="Eric Vanman" w:date="2026-01-08T10:10:00Z"/>
                    <w:b/>
                    <w:bCs/>
                  </w:rPr>
                </w:rPrChange>
              </w:rPr>
            </w:pPr>
            <w:ins w:id="22" w:author="Eric Vanman" w:date="2026-01-08T10:10:00Z">
              <w:r w:rsidRPr="00C1076B">
                <w:rPr>
                  <w:rPrChange w:id="23" w:author="Eric Vanman" w:date="2026-01-08T10:10:00Z" w16du:dateUtc="2026-01-08T00:10:00Z">
                    <w:rPr>
                      <w:b/>
                      <w:bCs/>
                    </w:rPr>
                  </w:rPrChange>
                </w:rPr>
                <w:t>We will recruit 120 participants from the School of Psychology's first-year student participation pool. Participants will receive 1 course credit for their participation. Participants can withdraw at any time during the study and will still receive full credit.</w:t>
              </w:r>
            </w:ins>
          </w:p>
          <w:p w14:paraId="22BB5256" w14:textId="77777777" w:rsidR="00C1076B" w:rsidRPr="00C1076B" w:rsidRDefault="00C1076B" w:rsidP="00C1076B">
            <w:pPr>
              <w:rPr>
                <w:ins w:id="24" w:author="Eric Vanman" w:date="2026-01-08T10:10:00Z"/>
                <w:b/>
                <w:bCs/>
              </w:rPr>
            </w:pPr>
            <w:ins w:id="25" w:author="Eric Vanman" w:date="2026-01-08T10:10:00Z">
              <w:r w:rsidRPr="00C1076B">
                <w:rPr>
                  <w:b/>
                  <w:bCs/>
                </w:rPr>
                <w:t>Procedure</w:t>
              </w:r>
            </w:ins>
          </w:p>
          <w:p w14:paraId="07527960" w14:textId="77777777" w:rsidR="00C1076B" w:rsidRPr="00C1076B" w:rsidRDefault="00C1076B" w:rsidP="00C1076B">
            <w:pPr>
              <w:rPr>
                <w:ins w:id="26" w:author="Eric Vanman" w:date="2026-01-08T10:10:00Z"/>
                <w:rPrChange w:id="27" w:author="Eric Vanman" w:date="2026-01-08T10:10:00Z" w16du:dateUtc="2026-01-08T00:10:00Z">
                  <w:rPr>
                    <w:ins w:id="28" w:author="Eric Vanman" w:date="2026-01-08T10:10:00Z"/>
                    <w:b/>
                    <w:bCs/>
                  </w:rPr>
                </w:rPrChange>
              </w:rPr>
            </w:pPr>
            <w:ins w:id="29" w:author="Eric Vanman" w:date="2026-01-08T10:10:00Z">
              <w:r w:rsidRPr="00C1076B">
                <w:rPr>
                  <w:rPrChange w:id="30" w:author="Eric Vanman" w:date="2026-01-08T10:10:00Z" w16du:dateUtc="2026-01-08T00:10:00Z">
                    <w:rPr>
                      <w:b/>
                      <w:bCs/>
                    </w:rPr>
                  </w:rPrChange>
                </w:rPr>
                <w:t>Before attending their lab session, participants will complete two online questionnaires via Qualtrics (an online survey platform): the General Attitudes Towards Robots Scale (</w:t>
              </w:r>
              <w:proofErr w:type="spellStart"/>
              <w:r w:rsidRPr="00C1076B">
                <w:rPr>
                  <w:rPrChange w:id="31" w:author="Eric Vanman" w:date="2026-01-08T10:10:00Z" w16du:dateUtc="2026-01-08T00:10:00Z">
                    <w:rPr>
                      <w:b/>
                      <w:bCs/>
                    </w:rPr>
                  </w:rPrChange>
                </w:rPr>
                <w:t>GAToRS</w:t>
              </w:r>
              <w:proofErr w:type="spellEnd"/>
              <w:r w:rsidRPr="00C1076B">
                <w:rPr>
                  <w:rPrChange w:id="32" w:author="Eric Vanman" w:date="2026-01-08T10:10:00Z" w16du:dateUtc="2026-01-08T00:10:00Z">
                    <w:rPr>
                      <w:b/>
                      <w:bCs/>
                    </w:rPr>
                  </w:rPrChange>
                </w:rPr>
                <w:t xml:space="preserve">), which measures their opinions about robots, and the Individual Differences in Anthropomorphism </w:t>
              </w:r>
              <w:r w:rsidRPr="00C1076B">
                <w:rPr>
                  <w:rPrChange w:id="33" w:author="Eric Vanman" w:date="2026-01-08T10:10:00Z" w16du:dateUtc="2026-01-08T00:10:00Z">
                    <w:rPr>
                      <w:b/>
                      <w:bCs/>
                    </w:rPr>
                  </w:rPrChange>
                </w:rPr>
                <w:lastRenderedPageBreak/>
                <w:t>Questionnaire (IDAQ), which measures their tendency to attribute human-like characteristics to non-human things.</w:t>
              </w:r>
            </w:ins>
          </w:p>
          <w:p w14:paraId="0206F9F9" w14:textId="77777777" w:rsidR="00C1076B" w:rsidRPr="00C1076B" w:rsidRDefault="00C1076B" w:rsidP="00C1076B">
            <w:pPr>
              <w:rPr>
                <w:ins w:id="34" w:author="Eric Vanman" w:date="2026-01-08T10:10:00Z"/>
                <w:rPrChange w:id="35" w:author="Eric Vanman" w:date="2026-01-08T10:10:00Z" w16du:dateUtc="2026-01-08T00:10:00Z">
                  <w:rPr>
                    <w:ins w:id="36" w:author="Eric Vanman" w:date="2026-01-08T10:10:00Z"/>
                    <w:b/>
                    <w:bCs/>
                  </w:rPr>
                </w:rPrChange>
              </w:rPr>
            </w:pPr>
            <w:ins w:id="37" w:author="Eric Vanman" w:date="2026-01-08T10:10:00Z">
              <w:r w:rsidRPr="00C1076B">
                <w:rPr>
                  <w:rPrChange w:id="38" w:author="Eric Vanman" w:date="2026-01-08T10:10:00Z" w16du:dateUtc="2026-01-08T00:10:00Z">
                    <w:rPr>
                      <w:b/>
                      <w:bCs/>
                    </w:rPr>
                  </w:rPrChange>
                </w:rPr>
                <w:t xml:space="preserve">During the in-person session, participants will first complete a sample reCAPTCHA task (the "select all images with traffic lights" challenges commonly used on websites) and rate how enjoyable they found it and how much they enjoy </w:t>
              </w:r>
              <w:proofErr w:type="spellStart"/>
              <w:r w:rsidRPr="00C1076B">
                <w:rPr>
                  <w:rPrChange w:id="39" w:author="Eric Vanman" w:date="2026-01-08T10:10:00Z" w16du:dateUtc="2026-01-08T00:10:00Z">
                    <w:rPr>
                      <w:b/>
                      <w:bCs/>
                    </w:rPr>
                  </w:rPrChange>
                </w:rPr>
                <w:t>reCAPTCHAs</w:t>
              </w:r>
              <w:proofErr w:type="spellEnd"/>
              <w:r w:rsidRPr="00C1076B">
                <w:rPr>
                  <w:rPrChange w:id="40" w:author="Eric Vanman" w:date="2026-01-08T10:10:00Z" w16du:dateUtc="2026-01-08T00:10:00Z">
                    <w:rPr>
                      <w:b/>
                      <w:bCs/>
                    </w:rPr>
                  </w:rPrChange>
                </w:rPr>
                <w:t xml:space="preserve"> in general.</w:t>
              </w:r>
            </w:ins>
          </w:p>
          <w:p w14:paraId="60B06B5E" w14:textId="77777777" w:rsidR="00C1076B" w:rsidRPr="00C1076B" w:rsidRDefault="00C1076B" w:rsidP="00C1076B">
            <w:pPr>
              <w:rPr>
                <w:ins w:id="41" w:author="Eric Vanman" w:date="2026-01-08T10:10:00Z"/>
                <w:rPrChange w:id="42" w:author="Eric Vanman" w:date="2026-01-08T10:10:00Z" w16du:dateUtc="2026-01-08T00:10:00Z">
                  <w:rPr>
                    <w:ins w:id="43" w:author="Eric Vanman" w:date="2026-01-08T10:10:00Z"/>
                    <w:b/>
                    <w:bCs/>
                  </w:rPr>
                </w:rPrChange>
              </w:rPr>
            </w:pPr>
            <w:ins w:id="44" w:author="Eric Vanman" w:date="2026-01-08T10:10:00Z">
              <w:r w:rsidRPr="00C1076B">
                <w:rPr>
                  <w:rPrChange w:id="45" w:author="Eric Vanman" w:date="2026-01-08T10:10:00Z" w16du:dateUtc="2026-01-08T00:10:00Z">
                    <w:rPr>
                      <w:b/>
                      <w:bCs/>
                    </w:rPr>
                  </w:rPrChange>
                </w:rPr>
                <w:t xml:space="preserve">Participants will then have a 10-minute conversation with NAO, a small humanoid robot. The robot uses artificial intelligence to hold natural conversations and has been programmed with a sympathetic personality and backstory. The interaction will be video recorded, and participants will be asked for permission to retain the recording for research purposes. During the conversation, the robot will explain that it is competing with another robot in the lab to become the "lead robot" for future experiments—this is a genuine competition that will run throughout the semester. To win, participants collectively need to solve 1,000 </w:t>
              </w:r>
              <w:proofErr w:type="spellStart"/>
              <w:r w:rsidRPr="00C1076B">
                <w:rPr>
                  <w:rPrChange w:id="46" w:author="Eric Vanman" w:date="2026-01-08T10:10:00Z" w16du:dateUtc="2026-01-08T00:10:00Z">
                    <w:rPr>
                      <w:b/>
                      <w:bCs/>
                    </w:rPr>
                  </w:rPrChange>
                </w:rPr>
                <w:t>reCAPTCHAs</w:t>
              </w:r>
              <w:proofErr w:type="spellEnd"/>
              <w:r w:rsidRPr="00C1076B">
                <w:rPr>
                  <w:rPrChange w:id="47" w:author="Eric Vanman" w:date="2026-01-08T10:10:00Z" w16du:dateUtc="2026-01-08T00:10:00Z">
                    <w:rPr>
                      <w:b/>
                      <w:bCs/>
                    </w:rPr>
                  </w:rPrChange>
                </w:rPr>
                <w:t xml:space="preserve"> on behalf of their assigned robot.</w:t>
              </w:r>
            </w:ins>
          </w:p>
          <w:p w14:paraId="6B13F1E7" w14:textId="77777777" w:rsidR="00C1076B" w:rsidRPr="00C1076B" w:rsidRDefault="00C1076B" w:rsidP="00C1076B">
            <w:pPr>
              <w:rPr>
                <w:ins w:id="48" w:author="Eric Vanman" w:date="2026-01-08T10:10:00Z"/>
                <w:rPrChange w:id="49" w:author="Eric Vanman" w:date="2026-01-08T10:10:00Z" w16du:dateUtc="2026-01-08T00:10:00Z">
                  <w:rPr>
                    <w:ins w:id="50" w:author="Eric Vanman" w:date="2026-01-08T10:10:00Z"/>
                    <w:b/>
                    <w:bCs/>
                  </w:rPr>
                </w:rPrChange>
              </w:rPr>
            </w:pPr>
            <w:ins w:id="51" w:author="Eric Vanman" w:date="2026-01-08T10:10:00Z">
              <w:r w:rsidRPr="00C1076B">
                <w:rPr>
                  <w:rPrChange w:id="52" w:author="Eric Vanman" w:date="2026-01-08T10:10:00Z" w16du:dateUtc="2026-01-08T00:10:00Z">
                    <w:rPr>
                      <w:b/>
                      <w:bCs/>
                    </w:rPr>
                  </w:rPrChange>
                </w:rPr>
                <w:t xml:space="preserve">After the conversation, the experimenter will remove the </w:t>
              </w:r>
              <w:proofErr w:type="gramStart"/>
              <w:r w:rsidRPr="00C1076B">
                <w:rPr>
                  <w:rPrChange w:id="53" w:author="Eric Vanman" w:date="2026-01-08T10:10:00Z" w16du:dateUtc="2026-01-08T00:10:00Z">
                    <w:rPr>
                      <w:b/>
                      <w:bCs/>
                    </w:rPr>
                  </w:rPrChange>
                </w:rPr>
                <w:t>robot</w:t>
              </w:r>
              <w:proofErr w:type="gramEnd"/>
              <w:r w:rsidRPr="00C1076B">
                <w:rPr>
                  <w:rPrChange w:id="54" w:author="Eric Vanman" w:date="2026-01-08T10:10:00Z" w16du:dateUtc="2026-01-08T00:10:00Z">
                    <w:rPr>
                      <w:b/>
                      <w:bCs/>
                    </w:rPr>
                  </w:rPrChange>
                </w:rPr>
                <w:t xml:space="preserve"> and participants will be given the opportunity to solve </w:t>
              </w:r>
              <w:proofErr w:type="spellStart"/>
              <w:r w:rsidRPr="00C1076B">
                <w:rPr>
                  <w:rPrChange w:id="55" w:author="Eric Vanman" w:date="2026-01-08T10:10:00Z" w16du:dateUtc="2026-01-08T00:10:00Z">
                    <w:rPr>
                      <w:b/>
                      <w:bCs/>
                    </w:rPr>
                  </w:rPrChange>
                </w:rPr>
                <w:t>reCAPTCHAs</w:t>
              </w:r>
              <w:proofErr w:type="spellEnd"/>
              <w:r w:rsidRPr="00C1076B">
                <w:rPr>
                  <w:rPrChange w:id="56" w:author="Eric Vanman" w:date="2026-01-08T10:10:00Z" w16du:dateUtc="2026-01-08T00:10:00Z">
                    <w:rPr>
                      <w:b/>
                      <w:bCs/>
                    </w:rPr>
                  </w:rPrChange>
                </w:rPr>
                <w:t xml:space="preserve"> to help their robot reach its goal. A counter will display how many </w:t>
              </w:r>
              <w:proofErr w:type="spellStart"/>
              <w:r w:rsidRPr="00C1076B">
                <w:rPr>
                  <w:rPrChange w:id="57" w:author="Eric Vanman" w:date="2026-01-08T10:10:00Z" w16du:dateUtc="2026-01-08T00:10:00Z">
                    <w:rPr>
                      <w:b/>
                      <w:bCs/>
                    </w:rPr>
                  </w:rPrChange>
                </w:rPr>
                <w:t>reCAPTCHAs</w:t>
              </w:r>
              <w:proofErr w:type="spellEnd"/>
              <w:r w:rsidRPr="00C1076B">
                <w:rPr>
                  <w:rPrChange w:id="58" w:author="Eric Vanman" w:date="2026-01-08T10:10:00Z" w16du:dateUtc="2026-01-08T00:10:00Z">
                    <w:rPr>
                      <w:b/>
                      <w:bCs/>
                    </w:rPr>
                  </w:rPrChange>
                </w:rPr>
                <w:t xml:space="preserve"> remain (decreasing with each one solved). Participants can stop whenever they choose. Once they decide to quit, they will answer questions about their feelings toward the robot (empathy) and their beliefs about whether the robot can think and feel. They will also complete the </w:t>
              </w:r>
              <w:proofErr w:type="spellStart"/>
              <w:r w:rsidRPr="00C1076B">
                <w:rPr>
                  <w:rPrChange w:id="59" w:author="Eric Vanman" w:date="2026-01-08T10:10:00Z" w16du:dateUtc="2026-01-08T00:10:00Z">
                    <w:rPr>
                      <w:b/>
                      <w:bCs/>
                    </w:rPr>
                  </w:rPrChange>
                </w:rPr>
                <w:t>GAToRS</w:t>
              </w:r>
              <w:proofErr w:type="spellEnd"/>
              <w:r w:rsidRPr="00C1076B">
                <w:rPr>
                  <w:rPrChange w:id="60" w:author="Eric Vanman" w:date="2026-01-08T10:10:00Z" w16du:dateUtc="2026-01-08T00:10:00Z">
                    <w:rPr>
                      <w:b/>
                      <w:bCs/>
                    </w:rPr>
                  </w:rPrChange>
                </w:rPr>
                <w:t xml:space="preserve"> again to see if the interaction changed their attitudes.</w:t>
              </w:r>
            </w:ins>
          </w:p>
          <w:p w14:paraId="77342C51" w14:textId="40CA5262" w:rsidR="00C1076B" w:rsidRPr="00C1076B" w:rsidRDefault="00C1076B" w:rsidP="00C1076B">
            <w:pPr>
              <w:rPr>
                <w:ins w:id="61" w:author="Eric Vanman" w:date="2026-01-08T10:10:00Z"/>
                <w:rPrChange w:id="62" w:author="Eric Vanman" w:date="2026-01-08T10:10:00Z" w16du:dateUtc="2026-01-08T00:10:00Z">
                  <w:rPr>
                    <w:ins w:id="63" w:author="Eric Vanman" w:date="2026-01-08T10:10:00Z"/>
                    <w:b/>
                    <w:bCs/>
                  </w:rPr>
                </w:rPrChange>
              </w:rPr>
            </w:pPr>
            <w:ins w:id="64" w:author="Eric Vanman" w:date="2026-01-08T10:10:00Z">
              <w:r w:rsidRPr="00C1076B">
                <w:rPr>
                  <w:rPrChange w:id="65" w:author="Eric Vanman" w:date="2026-01-08T10:10:00Z" w16du:dateUtc="2026-01-08T00:10:00Z">
                    <w:rPr>
                      <w:b/>
                      <w:bCs/>
                    </w:rPr>
                  </w:rPrChange>
                </w:rPr>
                <w:t xml:space="preserve">Finally, the experimenter will debrief participants, explaining that the reCAPTCHA task was a measure of helpful </w:t>
              </w:r>
            </w:ins>
            <w:ins w:id="66" w:author="Eric Vanman" w:date="2026-01-08T10:11:00Z" w16du:dateUtc="2026-01-08T00:11:00Z">
              <w:r w:rsidRPr="00C1076B">
                <w:t>behaviour</w:t>
              </w:r>
            </w:ins>
            <w:ins w:id="67" w:author="Eric Vanman" w:date="2026-01-08T10:10:00Z">
              <w:r w:rsidRPr="00C1076B">
                <w:rPr>
                  <w:rPrChange w:id="68" w:author="Eric Vanman" w:date="2026-01-08T10:10:00Z" w16du:dateUtc="2026-01-08T00:10:00Z">
                    <w:rPr>
                      <w:b/>
                      <w:bCs/>
                    </w:rPr>
                  </w:rPrChange>
                </w:rPr>
                <w:t xml:space="preserve"> and providing information about the ongoing competition.</w:t>
              </w:r>
            </w:ins>
          </w:p>
          <w:p w14:paraId="279513F1" w14:textId="77777777" w:rsidR="00C1076B" w:rsidRPr="00C1076B" w:rsidRDefault="00C1076B" w:rsidP="00C1076B">
            <w:pPr>
              <w:rPr>
                <w:ins w:id="69" w:author="Eric Vanman" w:date="2026-01-08T10:10:00Z"/>
                <w:b/>
                <w:bCs/>
              </w:rPr>
            </w:pPr>
            <w:ins w:id="70" w:author="Eric Vanman" w:date="2026-01-08T10:10:00Z">
              <w:r w:rsidRPr="00C1076B">
                <w:rPr>
                  <w:b/>
                  <w:bCs/>
                </w:rPr>
                <w:t>Data and Analysis</w:t>
              </w:r>
            </w:ins>
          </w:p>
          <w:p w14:paraId="1D2AC96A" w14:textId="77777777" w:rsidR="00C1076B" w:rsidRPr="00C1076B" w:rsidRDefault="00C1076B" w:rsidP="00C1076B">
            <w:pPr>
              <w:rPr>
                <w:ins w:id="71" w:author="Eric Vanman" w:date="2026-01-08T10:10:00Z"/>
                <w:rPrChange w:id="72" w:author="Eric Vanman" w:date="2026-01-08T10:10:00Z" w16du:dateUtc="2026-01-08T00:10:00Z">
                  <w:rPr>
                    <w:ins w:id="73" w:author="Eric Vanman" w:date="2026-01-08T10:10:00Z"/>
                    <w:b/>
                    <w:bCs/>
                  </w:rPr>
                </w:rPrChange>
              </w:rPr>
            </w:pPr>
            <w:ins w:id="74" w:author="Eric Vanman" w:date="2026-01-08T10:10:00Z">
              <w:r w:rsidRPr="00C1076B">
                <w:rPr>
                  <w:rPrChange w:id="75" w:author="Eric Vanman" w:date="2026-01-08T10:10:00Z" w16du:dateUtc="2026-01-08T00:10:00Z">
                    <w:rPr>
                      <w:b/>
                      <w:bCs/>
                    </w:rPr>
                  </w:rPrChange>
                </w:rPr>
                <w:t xml:space="preserve">We will </w:t>
              </w:r>
              <w:proofErr w:type="gramStart"/>
              <w:r w:rsidRPr="00C1076B">
                <w:rPr>
                  <w:rPrChange w:id="76" w:author="Eric Vanman" w:date="2026-01-08T10:10:00Z" w16du:dateUtc="2026-01-08T00:10:00Z">
                    <w:rPr>
                      <w:b/>
                      <w:bCs/>
                    </w:rPr>
                  </w:rPrChange>
                </w:rPr>
                <w:t>collect:</w:t>
              </w:r>
              <w:proofErr w:type="gramEnd"/>
              <w:r w:rsidRPr="00C1076B">
                <w:rPr>
                  <w:rPrChange w:id="77" w:author="Eric Vanman" w:date="2026-01-08T10:10:00Z" w16du:dateUtc="2026-01-08T00:10:00Z">
                    <w:rPr>
                      <w:b/>
                      <w:bCs/>
                    </w:rPr>
                  </w:rPrChange>
                </w:rPr>
                <w:t xml:space="preserve"> general attitudes toward robots (before and after), anthropomorphism tendencies, ratings of task enjoyment, number of </w:t>
              </w:r>
              <w:proofErr w:type="spellStart"/>
              <w:r w:rsidRPr="00C1076B">
                <w:rPr>
                  <w:rPrChange w:id="78" w:author="Eric Vanman" w:date="2026-01-08T10:10:00Z" w16du:dateUtc="2026-01-08T00:10:00Z">
                    <w:rPr>
                      <w:b/>
                      <w:bCs/>
                    </w:rPr>
                  </w:rPrChange>
                </w:rPr>
                <w:t>reCAPTCHAs</w:t>
              </w:r>
              <w:proofErr w:type="spellEnd"/>
              <w:r w:rsidRPr="00C1076B">
                <w:rPr>
                  <w:rPrChange w:id="79" w:author="Eric Vanman" w:date="2026-01-08T10:10:00Z" w16du:dateUtc="2026-01-08T00:10:00Z">
                    <w:rPr>
                      <w:b/>
                      <w:bCs/>
                    </w:rPr>
                  </w:rPrChange>
                </w:rPr>
                <w:t xml:space="preserve"> attempted and solved, empathy ratings, and mind attribution ratings. We will use standard statistical methods to examine whether the four psychological factors predict helping </w:t>
              </w:r>
              <w:proofErr w:type="spellStart"/>
              <w:r w:rsidRPr="00C1076B">
                <w:rPr>
                  <w:rPrChange w:id="80" w:author="Eric Vanman" w:date="2026-01-08T10:10:00Z" w16du:dateUtc="2026-01-08T00:10:00Z">
                    <w:rPr>
                      <w:b/>
                      <w:bCs/>
                    </w:rPr>
                  </w:rPrChange>
                </w:rPr>
                <w:t>behavior</w:t>
              </w:r>
              <w:proofErr w:type="spellEnd"/>
              <w:r w:rsidRPr="00C1076B">
                <w:rPr>
                  <w:rPrChange w:id="81" w:author="Eric Vanman" w:date="2026-01-08T10:10:00Z" w16du:dateUtc="2026-01-08T00:10:00Z">
                    <w:rPr>
                      <w:b/>
                      <w:bCs/>
                    </w:rPr>
                  </w:rPrChange>
                </w:rPr>
                <w:t xml:space="preserve"> (number of </w:t>
              </w:r>
              <w:proofErr w:type="spellStart"/>
              <w:r w:rsidRPr="00C1076B">
                <w:rPr>
                  <w:rPrChange w:id="82" w:author="Eric Vanman" w:date="2026-01-08T10:10:00Z" w16du:dateUtc="2026-01-08T00:10:00Z">
                    <w:rPr>
                      <w:b/>
                      <w:bCs/>
                    </w:rPr>
                  </w:rPrChange>
                </w:rPr>
                <w:t>reCAPTCHAs</w:t>
              </w:r>
              <w:proofErr w:type="spellEnd"/>
              <w:r w:rsidRPr="00C1076B">
                <w:rPr>
                  <w:rPrChange w:id="83" w:author="Eric Vanman" w:date="2026-01-08T10:10:00Z" w16du:dateUtc="2026-01-08T00:10:00Z">
                    <w:rPr>
                      <w:b/>
                      <w:bCs/>
                    </w:rPr>
                  </w:rPrChange>
                </w:rPr>
                <w:t xml:space="preserve"> solved). Sample size was determined to provide adequate statistical power to detect meaningful relationships between these variables.</w:t>
              </w:r>
            </w:ins>
          </w:p>
          <w:p w14:paraId="1B986C01" w14:textId="5E81CA24" w:rsidR="00C1076B" w:rsidRDefault="00C1076B" w:rsidP="00C1076B">
            <w:pPr>
              <w:rPr>
                <w:rFonts w:ascii="Calibri" w:eastAsia="Calibri" w:hAnsi="Calibri"/>
              </w:rPr>
            </w:pPr>
            <w:del w:id="84" w:author="Eric Vanman" w:date="2026-01-08T09:33:00Z" w16du:dateUtc="2026-01-07T23:33:00Z">
              <w:r w:rsidDel="00DB269C">
                <w:rPr>
                  <w:rFonts w:eastAsia="Calibri"/>
                </w:rPr>
                <w:delText xml:space="preserve">Before attending the in-person session participants will complete on Qualtrix both the General Attitudes Towards Robots Scale (GAToRS) and the Individual Differences in Anthropomorphism Questionnaire (IDAQ). During the in-person session participants will complete a sample reCAPTCHA task and rate how fun they found it and how fun they find reCAPTCHAs in general.  They experimenter will then leave them alone while they interact with NAO robot that uses local AI to carry a conversation.  The experimenter will monitor the interaction remotely using the robot’s built in camera, but video will not be recorded.  A system prompt will give the robot a sympathetic personality with an interesting backstory so that it can both respond positively to information that the participants share with it and also share some information about itself. During the conversation the robot will explain that it is engaged in a competition with several other NAO robots to become the lead lab robot.  Each robot tries to persuade participants to solve reCAPTCHAs on its behalf.  The first on whose behalf participants collectively solve 1000 reCAPTCHAs will win and will get to be the main robot in future experiments.  After the conversation the experimenter will remove the robot from the room and participants will be immediately given the opportunity to solve reCAPTCHAs to help the robot achieve its goal of 1000.  The putative number of reCAPTCHAs that remain will be displayed and will decrease each time the participant successfully solves a reCAPTCHA. Once the participants have decided to quit the reCAPTCHA task they will be asked some specific questions about their empathy for and their beliefs about the experimental robot.  They will also complete the GAToRS survey again. Finally, the experimenter will return and debrief the participants, explaining that the reCAPTCHA task is a measure of costly altruistic behaviour and is not part of a competition between the robots.    </w:delText>
              </w:r>
            </w:del>
          </w:p>
        </w:tc>
      </w:tr>
    </w:tbl>
    <w:p w14:paraId="208D3E38" w14:textId="77777777" w:rsidR="004676E2" w:rsidRDefault="004676E2"/>
    <w:tbl>
      <w:tblPr>
        <w:tblStyle w:val="TableGrid"/>
        <w:tblW w:w="9072" w:type="dxa"/>
        <w:jc w:val="center"/>
        <w:tblLayout w:type="fixed"/>
        <w:tblLook w:val="04A0" w:firstRow="1" w:lastRow="0" w:firstColumn="1" w:lastColumn="0" w:noHBand="0" w:noVBand="1"/>
      </w:tblPr>
      <w:tblGrid>
        <w:gridCol w:w="3274"/>
        <w:gridCol w:w="5798"/>
      </w:tblGrid>
      <w:tr w:rsidR="004676E2" w14:paraId="5DBC3699" w14:textId="77777777">
        <w:trPr>
          <w:trHeight w:val="849"/>
          <w:jc w:val="center"/>
        </w:trPr>
        <w:tc>
          <w:tcPr>
            <w:tcW w:w="3274" w:type="dxa"/>
            <w:shd w:val="clear" w:color="auto" w:fill="7030A0"/>
            <w:vAlign w:val="center"/>
          </w:tcPr>
          <w:p w14:paraId="6598A5E9" w14:textId="77777777" w:rsidR="004676E2" w:rsidRDefault="00000000">
            <w:pPr>
              <w:pStyle w:val="Heading2"/>
            </w:pPr>
            <w:r>
              <w:t>LNR justification</w:t>
            </w:r>
          </w:p>
          <w:p w14:paraId="2C21C4FF" w14:textId="77777777" w:rsidR="004676E2" w:rsidRDefault="00000000">
            <w:pPr>
              <w:pStyle w:val="Heading2"/>
              <w:numPr>
                <w:ilvl w:val="0"/>
                <w:numId w:val="0"/>
              </w:numPr>
              <w:ind w:left="360"/>
            </w:pPr>
            <w:r>
              <w:t>(maximum half a page)</w:t>
            </w:r>
          </w:p>
        </w:tc>
        <w:tc>
          <w:tcPr>
            <w:tcW w:w="5798" w:type="dxa"/>
            <w:shd w:val="clear" w:color="auto" w:fill="E7E6E6" w:themeFill="background2"/>
            <w:vAlign w:val="center"/>
          </w:tcPr>
          <w:p w14:paraId="268F2CF3" w14:textId="77777777" w:rsidR="004676E2" w:rsidRDefault="00000000">
            <w:pPr>
              <w:pStyle w:val="Title"/>
              <w:rPr>
                <w:rFonts w:ascii="Calibri" w:eastAsia="Calibri" w:hAnsi="Calibri"/>
              </w:rPr>
            </w:pPr>
            <w:r>
              <w:rPr>
                <w:rFonts w:eastAsia="Calibri"/>
              </w:rPr>
              <w:t>Explain why this project demonstrates no more than low risk (e.g., participants are not vulnerable groups, potential harms are limited; secondary data is being used or data is publicly accessible); *Applicants should not simply cut and paste from the Output form but explain the low-risk nature of the project.</w:t>
            </w:r>
          </w:p>
        </w:tc>
      </w:tr>
      <w:tr w:rsidR="004676E2" w14:paraId="216C8251" w14:textId="77777777">
        <w:trPr>
          <w:jc w:val="center"/>
        </w:trPr>
        <w:tc>
          <w:tcPr>
            <w:tcW w:w="9072" w:type="dxa"/>
            <w:gridSpan w:val="2"/>
            <w:tcBorders>
              <w:top w:val="nil"/>
            </w:tcBorders>
          </w:tcPr>
          <w:p w14:paraId="6C78E3B2" w14:textId="77777777" w:rsidR="00C1076B" w:rsidRPr="00C1076B" w:rsidRDefault="00C1076B" w:rsidP="00C1076B">
            <w:pPr>
              <w:rPr>
                <w:ins w:id="85" w:author="Eric Vanman" w:date="2026-01-08T10:11:00Z"/>
                <w:rFonts w:eastAsia="Calibri"/>
              </w:rPr>
            </w:pPr>
            <w:ins w:id="86" w:author="Eric Vanman" w:date="2026-01-08T10:11:00Z">
              <w:r w:rsidRPr="00C1076B">
                <w:rPr>
                  <w:rFonts w:eastAsia="Calibri"/>
                </w:rPr>
                <w:t>This study presents no more than low risk for the following reasons:</w:t>
              </w:r>
            </w:ins>
          </w:p>
          <w:p w14:paraId="74C41687" w14:textId="77777777" w:rsidR="00C1076B" w:rsidRPr="00C1076B" w:rsidRDefault="00C1076B" w:rsidP="00C1076B">
            <w:pPr>
              <w:rPr>
                <w:ins w:id="87" w:author="Eric Vanman" w:date="2026-01-08T10:11:00Z"/>
                <w:rFonts w:eastAsia="Calibri"/>
              </w:rPr>
            </w:pPr>
            <w:ins w:id="88" w:author="Eric Vanman" w:date="2026-01-08T10:11:00Z">
              <w:r w:rsidRPr="00C1076B">
                <w:rPr>
                  <w:rFonts w:eastAsia="Calibri"/>
                  <w:b/>
                  <w:bCs/>
                </w:rPr>
                <w:t>No deception</w:t>
              </w:r>
              <w:r w:rsidRPr="00C1076B">
                <w:rPr>
                  <w:rFonts w:eastAsia="Calibri"/>
                </w:rPr>
                <w:t>: Unlike many social psychology studies, this research involves no deception. The competition between the two robots is genuine and will be tracked throughout the semester. Participants are accurately informed about the study's purpose and procedures.</w:t>
              </w:r>
            </w:ins>
          </w:p>
          <w:p w14:paraId="21A1246B" w14:textId="77777777" w:rsidR="00C1076B" w:rsidRPr="00C1076B" w:rsidRDefault="00C1076B" w:rsidP="00C1076B">
            <w:pPr>
              <w:rPr>
                <w:ins w:id="89" w:author="Eric Vanman" w:date="2026-01-08T10:11:00Z"/>
                <w:rFonts w:eastAsia="Calibri"/>
              </w:rPr>
            </w:pPr>
            <w:ins w:id="90" w:author="Eric Vanman" w:date="2026-01-08T10:11:00Z">
              <w:r w:rsidRPr="00C1076B">
                <w:rPr>
                  <w:rFonts w:eastAsia="Calibri"/>
                  <w:b/>
                  <w:bCs/>
                </w:rPr>
                <w:t>Task burden</w:t>
              </w:r>
              <w:r w:rsidRPr="00C1076B">
                <w:rPr>
                  <w:rFonts w:eastAsia="Calibri"/>
                </w:rPr>
                <w:t xml:space="preserve">: Participants are asked if they wish to solve reCAPTCHA challenges after interacting with the robot. However, this task is entirely voluntary, participants can stop at any moment, and they receive full course credit regardless of whether they complete any </w:t>
              </w:r>
              <w:proofErr w:type="spellStart"/>
              <w:r w:rsidRPr="00C1076B">
                <w:rPr>
                  <w:rFonts w:eastAsia="Calibri"/>
                </w:rPr>
                <w:t>reCAPTCHAs</w:t>
              </w:r>
              <w:proofErr w:type="spellEnd"/>
              <w:r w:rsidRPr="00C1076B">
                <w:rPr>
                  <w:rFonts w:eastAsia="Calibri"/>
                </w:rPr>
                <w:t xml:space="preserve">. The brief </w:t>
              </w:r>
              <w:r w:rsidRPr="00C1076B">
                <w:rPr>
                  <w:rFonts w:eastAsia="Calibri"/>
                </w:rPr>
                <w:lastRenderedPageBreak/>
                <w:t>discomfort of completing repetitive tasks is no greater than everyday experiences like filling out online forms.</w:t>
              </w:r>
            </w:ins>
          </w:p>
          <w:p w14:paraId="3DFEDB96" w14:textId="77777777" w:rsidR="00C1076B" w:rsidRPr="00C1076B" w:rsidRDefault="00C1076B" w:rsidP="00C1076B">
            <w:pPr>
              <w:rPr>
                <w:ins w:id="91" w:author="Eric Vanman" w:date="2026-01-08T10:11:00Z"/>
                <w:rFonts w:eastAsia="Calibri"/>
              </w:rPr>
            </w:pPr>
            <w:ins w:id="92" w:author="Eric Vanman" w:date="2026-01-08T10:11:00Z">
              <w:r w:rsidRPr="00C1076B">
                <w:rPr>
                  <w:rFonts w:eastAsia="Calibri"/>
                  <w:b/>
                  <w:bCs/>
                </w:rPr>
                <w:t>Video recording</w:t>
              </w:r>
              <w:r w:rsidRPr="00C1076B">
                <w:rPr>
                  <w:rFonts w:eastAsia="Calibri"/>
                </w:rPr>
                <w:t>: Participants will be explicitly informed that their interaction with the robot will be video recorded, and separate permission will be obtained to retain these recordings for research purposes. This provides full transparency and participant control over their data.</w:t>
              </w:r>
            </w:ins>
          </w:p>
          <w:p w14:paraId="753AE49A" w14:textId="77777777" w:rsidR="00C1076B" w:rsidRPr="00C1076B" w:rsidRDefault="00C1076B" w:rsidP="00C1076B">
            <w:pPr>
              <w:rPr>
                <w:ins w:id="93" w:author="Eric Vanman" w:date="2026-01-08T10:11:00Z"/>
                <w:rFonts w:eastAsia="Calibri"/>
              </w:rPr>
            </w:pPr>
            <w:ins w:id="94" w:author="Eric Vanman" w:date="2026-01-08T10:11:00Z">
              <w:r w:rsidRPr="00C1076B">
                <w:rPr>
                  <w:rFonts w:eastAsia="Calibri"/>
                  <w:b/>
                  <w:bCs/>
                </w:rPr>
                <w:t>Participant characteristics and autonomy</w:t>
              </w:r>
              <w:r w:rsidRPr="00C1076B">
                <w:rPr>
                  <w:rFonts w:eastAsia="Calibri"/>
                </w:rPr>
                <w:t>: All participants are university students capable of providing informed consent. They can withdraw at any time without penalty and will receive full course credit. The study involves no vulnerable populations, no sensitive personal information, and no physical risks. The AI system generating the robot's responses is designed to avoid controversial or sensitive topics, minimizing any risk of distress during the conversation.</w:t>
              </w:r>
            </w:ins>
          </w:p>
          <w:p w14:paraId="6F60E35A" w14:textId="77777777" w:rsidR="00C1076B" w:rsidRPr="00C1076B" w:rsidRDefault="00C1076B" w:rsidP="00C1076B">
            <w:pPr>
              <w:rPr>
                <w:ins w:id="95" w:author="Eric Vanman" w:date="2026-01-08T10:11:00Z"/>
                <w:rFonts w:eastAsia="Calibri"/>
              </w:rPr>
            </w:pPr>
            <w:ins w:id="96" w:author="Eric Vanman" w:date="2026-01-08T10:11:00Z">
              <w:r w:rsidRPr="00C1076B">
                <w:rPr>
                  <w:rFonts w:eastAsia="Calibri"/>
                  <w:b/>
                  <w:bCs/>
                </w:rPr>
                <w:t>Potential emotional responses</w:t>
              </w:r>
              <w:r w:rsidRPr="00C1076B">
                <w:rPr>
                  <w:rFonts w:eastAsia="Calibri"/>
                </w:rPr>
                <w:t>: The only foreseeable emotional response is minor disappointment if participants learn their robot lost the competition. This is comparable to everyday experiences of supporting a team or cause and represents no more than minimal, temporary discomfort.</w:t>
              </w:r>
            </w:ins>
          </w:p>
          <w:p w14:paraId="72FED3D3" w14:textId="77777777" w:rsidR="00C1076B" w:rsidRPr="00C1076B" w:rsidRDefault="00C1076B" w:rsidP="00C1076B">
            <w:pPr>
              <w:rPr>
                <w:ins w:id="97" w:author="Eric Vanman" w:date="2026-01-08T10:11:00Z"/>
                <w:rFonts w:eastAsia="Calibri"/>
              </w:rPr>
            </w:pPr>
            <w:ins w:id="98" w:author="Eric Vanman" w:date="2026-01-08T10:11:00Z">
              <w:r w:rsidRPr="00C1076B">
                <w:rPr>
                  <w:rFonts w:eastAsia="Calibri"/>
                </w:rPr>
                <w:t>The potential harms in this study do not exceed those encountered in everyday life, and all foreseeable risks involve only minor, temporary inconvenience.</w:t>
              </w:r>
            </w:ins>
          </w:p>
          <w:p w14:paraId="188780FF" w14:textId="34F66B23" w:rsidR="004676E2" w:rsidRDefault="00000000">
            <w:pPr>
              <w:rPr>
                <w:rFonts w:ascii="Calibri" w:eastAsia="Calibri" w:hAnsi="Calibri"/>
              </w:rPr>
            </w:pPr>
            <w:del w:id="99" w:author="Eric Vanman" w:date="2026-01-08T10:11:00Z" w16du:dateUtc="2026-01-08T00:11:00Z">
              <w:r w:rsidDel="00C1076B">
                <w:rPr>
                  <w:rFonts w:eastAsia="Calibri"/>
                </w:rPr>
                <w:delText xml:space="preserve">The local AI models that generate the robot’s responses are highly censored.  They recoil from controversy and conflict.  Therefore, conversations that participants have with the models are not likely to veer into taboo territory.  </w:delText>
              </w:r>
            </w:del>
          </w:p>
        </w:tc>
      </w:tr>
    </w:tbl>
    <w:p w14:paraId="5AD0226F" w14:textId="77777777" w:rsidR="004676E2" w:rsidRDefault="004676E2"/>
    <w:p w14:paraId="7DC5E153" w14:textId="77777777" w:rsidR="004676E2" w:rsidRDefault="004676E2"/>
    <w:sectPr w:rsidR="004676E2">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BCD9E" w14:textId="77777777" w:rsidR="009D5E61" w:rsidRDefault="009D5E61">
      <w:pPr>
        <w:spacing w:before="0" w:after="0"/>
      </w:pPr>
      <w:r>
        <w:separator/>
      </w:r>
    </w:p>
  </w:endnote>
  <w:endnote w:type="continuationSeparator" w:id="0">
    <w:p w14:paraId="74FE63AB" w14:textId="77777777" w:rsidR="009D5E61" w:rsidRDefault="009D5E6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panose1 w:val="020B0604020202020204"/>
    <w:charset w:val="01"/>
    <w:family w:val="roman"/>
    <w:pitch w:val="default"/>
  </w:font>
  <w:font w:name="Noto Sans CJK SC">
    <w:panose1 w:val="020B0604020202020204"/>
    <w:charset w:val="00"/>
    <w:family w:val="roman"/>
    <w:notTrueType/>
    <w:pitch w:val="default"/>
  </w:font>
  <w:font w:name="FreeSans">
    <w:panose1 w:val="020B0604020202020204"/>
    <w:charset w:val="00"/>
    <w:family w:val="roman"/>
    <w:notTrueType/>
    <w:pitch w:val="default"/>
  </w:font>
  <w:font w:name="Roboto;Helvetica Neue;Helvetica">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A4DA" w14:textId="77777777" w:rsidR="004676E2" w:rsidRDefault="004676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249060"/>
      <w:docPartObj>
        <w:docPartGallery w:val="Page Numbers (Bottom of Page)"/>
        <w:docPartUnique/>
      </w:docPartObj>
    </w:sdtPr>
    <w:sdtContent>
      <w:p w14:paraId="3894AAAD" w14:textId="77777777" w:rsidR="004676E2" w:rsidRDefault="00000000">
        <w:pPr>
          <w:rPr>
            <w:sz w:val="16"/>
            <w:szCs w:val="16"/>
          </w:rPr>
        </w:pPr>
        <w:r>
          <w:rPr>
            <w:color w:val="808080" w:themeColor="background1" w:themeShade="80"/>
            <w:sz w:val="16"/>
            <w:szCs w:val="16"/>
          </w:rPr>
          <w:t xml:space="preserve">LNR Project Description template: 26 August 2022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24317"/>
      <w:docPartObj>
        <w:docPartGallery w:val="Page Numbers (Bottom of Page)"/>
        <w:docPartUnique/>
      </w:docPartObj>
    </w:sdtPr>
    <w:sdtContent>
      <w:p w14:paraId="689D7D4D" w14:textId="77777777" w:rsidR="004676E2" w:rsidRDefault="00000000">
        <w:pPr>
          <w:rPr>
            <w:sz w:val="16"/>
            <w:szCs w:val="16"/>
          </w:rPr>
        </w:pPr>
        <w:r>
          <w:rPr>
            <w:color w:val="808080" w:themeColor="background1" w:themeShade="80"/>
            <w:sz w:val="16"/>
            <w:szCs w:val="16"/>
          </w:rPr>
          <w:t xml:space="preserve">LNR Project Description template: 26 August 2022 </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fldChar w:fldCharType="begin"/>
        </w:r>
        <w:r>
          <w:rPr>
            <w:sz w:val="16"/>
            <w:szCs w:val="16"/>
          </w:rPr>
          <w:instrText xml:space="preserve"> PAGE </w:instrText>
        </w:r>
        <w:r>
          <w:rPr>
            <w:sz w:val="16"/>
            <w:szCs w:val="16"/>
          </w:rPr>
          <w:fldChar w:fldCharType="separate"/>
        </w:r>
        <w:r>
          <w:rPr>
            <w:sz w:val="16"/>
            <w:szCs w:val="16"/>
          </w:rPr>
          <w:t>3</w:t>
        </w:r>
        <w:r>
          <w:rPr>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02758" w14:textId="77777777" w:rsidR="009D5E61" w:rsidRDefault="009D5E61">
      <w:pPr>
        <w:spacing w:before="0" w:after="0"/>
      </w:pPr>
      <w:r>
        <w:separator/>
      </w:r>
    </w:p>
  </w:footnote>
  <w:footnote w:type="continuationSeparator" w:id="0">
    <w:p w14:paraId="54F347F9" w14:textId="77777777" w:rsidR="009D5E61" w:rsidRDefault="009D5E6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EA4E" w14:textId="77777777" w:rsidR="004676E2" w:rsidRDefault="004676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C51C" w14:textId="77777777" w:rsidR="004676E2" w:rsidRDefault="004676E2">
    <w:pPr>
      <w:rPr>
        <w:b/>
        <w:bCs/>
        <w:color w:val="FF0000"/>
        <w:sz w:val="48"/>
        <w:szCs w:val="48"/>
      </w:rPr>
    </w:pPr>
  </w:p>
  <w:p w14:paraId="339E966B" w14:textId="77777777" w:rsidR="004676E2" w:rsidRDefault="004676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BFF2" w14:textId="77777777" w:rsidR="004676E2" w:rsidRDefault="004676E2">
    <w:pPr>
      <w:rPr>
        <w:b/>
        <w:bCs/>
        <w:color w:val="FF0000"/>
        <w:sz w:val="48"/>
        <w:szCs w:val="48"/>
      </w:rPr>
    </w:pPr>
  </w:p>
  <w:p w14:paraId="37838A6B" w14:textId="77777777" w:rsidR="004676E2" w:rsidRDefault="004676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E35D1"/>
    <w:multiLevelType w:val="multilevel"/>
    <w:tmpl w:val="B24CC0F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35636024"/>
    <w:multiLevelType w:val="multilevel"/>
    <w:tmpl w:val="05BA33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6453237"/>
    <w:multiLevelType w:val="multilevel"/>
    <w:tmpl w:val="42729EFE"/>
    <w:lvl w:ilvl="0">
      <w:start w:val="1"/>
      <w:numFmt w:val="upperLetter"/>
      <w:pStyle w:val="Heading3"/>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3" w15:restartNumberingAfterBreak="0">
    <w:nsid w:val="55F308DA"/>
    <w:multiLevelType w:val="multilevel"/>
    <w:tmpl w:val="8520B0DC"/>
    <w:lvl w:ilvl="0">
      <w:start w:val="1"/>
      <w:numFmt w:val="bullet"/>
      <w:pStyle w:val="Title"/>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578D1656"/>
    <w:multiLevelType w:val="multilevel"/>
    <w:tmpl w:val="39D613FC"/>
    <w:lvl w:ilvl="0">
      <w:start w:val="1"/>
      <w:numFmt w:val="decimal"/>
      <w:pStyle w:val="Heading2"/>
      <w:lvlText w:val="%1."/>
      <w:lvlJc w:val="left"/>
      <w:pPr>
        <w:tabs>
          <w:tab w:val="num" w:pos="0"/>
        </w:tabs>
        <w:ind w:left="360" w:hanging="360"/>
      </w:pPr>
      <w:rPr>
        <w:sz w:val="24"/>
        <w:szCs w:val="24"/>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1444418639">
    <w:abstractNumId w:val="4"/>
  </w:num>
  <w:num w:numId="2" w16cid:durableId="1310549412">
    <w:abstractNumId w:val="3"/>
  </w:num>
  <w:num w:numId="3" w16cid:durableId="1941446051">
    <w:abstractNumId w:val="2"/>
  </w:num>
  <w:num w:numId="4" w16cid:durableId="1161696901">
    <w:abstractNumId w:val="0"/>
  </w:num>
  <w:num w:numId="5" w16cid:durableId="25698334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Vanman">
    <w15:presenceInfo w15:providerId="Windows Live" w15:userId="68c90b44d03fc8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6E2"/>
    <w:rsid w:val="003E6F25"/>
    <w:rsid w:val="004676E2"/>
    <w:rsid w:val="0059631F"/>
    <w:rsid w:val="009D5E61"/>
    <w:rsid w:val="00C1076B"/>
    <w:rsid w:val="00CA6FD8"/>
    <w:rsid w:val="00DB269C"/>
  </w:rsids>
  <m:mathPr>
    <m:mathFont m:val="Cambria Math"/>
    <m:brkBin m:val="before"/>
    <m:brkBinSub m:val="--"/>
    <m:smallFrac m:val="0"/>
    <m:dispDef/>
    <m:lMargin m:val="0"/>
    <m:rMargin m:val="0"/>
    <m:defJc m:val="centerGroup"/>
    <m:wrapIndent m:val="1440"/>
    <m:intLim m:val="subSup"/>
    <m:naryLim m:val="undOvr"/>
  </m:mathPr>
  <w:themeFontLang w:val="en-AU"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6013F05"/>
  <w15:docId w15:val="{DF986596-1BD1-8C45-BC66-6C1A37607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82F"/>
    <w:pPr>
      <w:spacing w:before="60" w:after="120"/>
    </w:pPr>
  </w:style>
  <w:style w:type="paragraph" w:styleId="Heading1">
    <w:name w:val="heading 1"/>
    <w:basedOn w:val="Normal"/>
    <w:next w:val="Normal"/>
    <w:link w:val="Heading1Char"/>
    <w:uiPriority w:val="9"/>
    <w:qFormat/>
    <w:rsid w:val="00D60458"/>
    <w:pPr>
      <w:keepNext/>
      <w:keepLines/>
      <w:spacing w:before="0" w:after="60"/>
      <w:outlineLvl w:val="0"/>
    </w:pPr>
    <w:rPr>
      <w:rFonts w:asciiTheme="majorHAnsi" w:eastAsiaTheme="majorEastAsia" w:hAnsiTheme="majorHAnsi" w:cstheme="majorBidi"/>
      <w:color w:val="FFFFFF" w:themeColor="background1"/>
      <w:sz w:val="32"/>
      <w:szCs w:val="32"/>
    </w:rPr>
  </w:style>
  <w:style w:type="paragraph" w:styleId="Heading2">
    <w:name w:val="heading 2"/>
    <w:basedOn w:val="Normal"/>
    <w:next w:val="Normal"/>
    <w:link w:val="Heading2Char"/>
    <w:uiPriority w:val="9"/>
    <w:unhideWhenUsed/>
    <w:qFormat/>
    <w:rsid w:val="006103C0"/>
    <w:pPr>
      <w:keepNext/>
      <w:keepLines/>
      <w:numPr>
        <w:numId w:val="1"/>
      </w:numPr>
      <w:spacing w:before="40"/>
      <w:outlineLvl w:val="1"/>
    </w:pPr>
    <w:rPr>
      <w:rFonts w:asciiTheme="majorHAnsi" w:eastAsiaTheme="majorEastAsia" w:hAnsiTheme="majorHAnsi" w:cstheme="majorBidi"/>
      <w:color w:val="FFFFFF" w:themeColor="background1"/>
      <w:sz w:val="28"/>
      <w:szCs w:val="28"/>
    </w:rPr>
  </w:style>
  <w:style w:type="paragraph" w:styleId="Heading3">
    <w:name w:val="heading 3"/>
    <w:basedOn w:val="Normal"/>
    <w:next w:val="Normal"/>
    <w:link w:val="Heading3Char"/>
    <w:uiPriority w:val="9"/>
    <w:unhideWhenUsed/>
    <w:qFormat/>
    <w:rsid w:val="005D6BC0"/>
    <w:pPr>
      <w:keepNext/>
      <w:keepLines/>
      <w:numPr>
        <w:numId w:val="3"/>
      </w:numPr>
      <w:spacing w:before="120"/>
      <w:ind w:left="357" w:hanging="357"/>
      <w:outlineLvl w:val="2"/>
    </w:pPr>
    <w:rPr>
      <w:rFonts w:asciiTheme="majorHAnsi" w:eastAsia="Times New Roman" w:hAnsiTheme="majorHAnsi" w:cstheme="majorBidi"/>
      <w:color w:val="7030A0"/>
      <w:sz w:val="24"/>
      <w:szCs w:val="24"/>
      <w:lang w:val="en-US"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AreportsectionheadingL2Char">
    <w:name w:val="PA report section heading L2 Char"/>
    <w:basedOn w:val="DefaultParagraphFont"/>
    <w:link w:val="PAreportsectionheadingL2"/>
    <w:qFormat/>
    <w:rsid w:val="00887F2B"/>
    <w:rPr>
      <w:rFonts w:eastAsiaTheme="majorEastAsia" w:cstheme="minorHAnsi"/>
      <w:i/>
      <w:szCs w:val="26"/>
      <w:u w:val="single"/>
    </w:rPr>
  </w:style>
  <w:style w:type="character" w:customStyle="1" w:styleId="Heading2Char">
    <w:name w:val="Heading 2 Char"/>
    <w:basedOn w:val="DefaultParagraphFont"/>
    <w:link w:val="Heading2"/>
    <w:uiPriority w:val="9"/>
    <w:qFormat/>
    <w:rsid w:val="006103C0"/>
    <w:rPr>
      <w:rFonts w:asciiTheme="majorHAnsi" w:eastAsiaTheme="majorEastAsia" w:hAnsiTheme="majorHAnsi" w:cstheme="majorBidi"/>
      <w:color w:val="FFFFFF" w:themeColor="background1"/>
      <w:sz w:val="28"/>
      <w:szCs w:val="28"/>
    </w:rPr>
  </w:style>
  <w:style w:type="character" w:customStyle="1" w:styleId="BalloonTextChar">
    <w:name w:val="Balloon Text Char"/>
    <w:basedOn w:val="DefaultParagraphFont"/>
    <w:link w:val="BalloonText"/>
    <w:uiPriority w:val="99"/>
    <w:semiHidden/>
    <w:qFormat/>
    <w:rsid w:val="00E8373C"/>
    <w:rPr>
      <w:rFonts w:ascii="Segoe UI" w:hAnsi="Segoe UI" w:cs="Segoe UI"/>
      <w:sz w:val="18"/>
      <w:szCs w:val="18"/>
    </w:rPr>
  </w:style>
  <w:style w:type="character" w:customStyle="1" w:styleId="Heading3Char">
    <w:name w:val="Heading 3 Char"/>
    <w:basedOn w:val="DefaultParagraphFont"/>
    <w:link w:val="Heading3"/>
    <w:uiPriority w:val="9"/>
    <w:qFormat/>
    <w:rsid w:val="005D6BC0"/>
    <w:rPr>
      <w:rFonts w:asciiTheme="majorHAnsi" w:eastAsia="Times New Roman" w:hAnsiTheme="majorHAnsi" w:cstheme="majorBidi"/>
      <w:color w:val="7030A0"/>
      <w:sz w:val="24"/>
      <w:szCs w:val="24"/>
      <w:lang w:val="en-US" w:eastAsia="en-AU"/>
    </w:rPr>
  </w:style>
  <w:style w:type="character" w:customStyle="1" w:styleId="HeaderChar">
    <w:name w:val="Header Char"/>
    <w:basedOn w:val="DefaultParagraphFont"/>
    <w:link w:val="Header"/>
    <w:uiPriority w:val="99"/>
    <w:qFormat/>
    <w:rsid w:val="00C27267"/>
  </w:style>
  <w:style w:type="character" w:customStyle="1" w:styleId="FooterChar">
    <w:name w:val="Footer Char"/>
    <w:basedOn w:val="DefaultParagraphFont"/>
    <w:link w:val="Footer"/>
    <w:uiPriority w:val="99"/>
    <w:qFormat/>
    <w:rsid w:val="00C27267"/>
  </w:style>
  <w:style w:type="character" w:styleId="CommentReference">
    <w:name w:val="annotation reference"/>
    <w:basedOn w:val="DefaultParagraphFont"/>
    <w:uiPriority w:val="99"/>
    <w:semiHidden/>
    <w:unhideWhenUsed/>
    <w:qFormat/>
    <w:rsid w:val="000B78DA"/>
    <w:rPr>
      <w:sz w:val="16"/>
      <w:szCs w:val="16"/>
    </w:rPr>
  </w:style>
  <w:style w:type="character" w:customStyle="1" w:styleId="CommentTextChar">
    <w:name w:val="Comment Text Char"/>
    <w:basedOn w:val="DefaultParagraphFont"/>
    <w:link w:val="CommentText"/>
    <w:uiPriority w:val="99"/>
    <w:semiHidden/>
    <w:qFormat/>
    <w:rsid w:val="000B78DA"/>
    <w:rPr>
      <w:sz w:val="20"/>
      <w:szCs w:val="20"/>
    </w:rPr>
  </w:style>
  <w:style w:type="character" w:customStyle="1" w:styleId="CommentSubjectChar">
    <w:name w:val="Comment Subject Char"/>
    <w:basedOn w:val="CommentTextChar"/>
    <w:link w:val="CommentSubject"/>
    <w:uiPriority w:val="99"/>
    <w:semiHidden/>
    <w:qFormat/>
    <w:rsid w:val="000B78DA"/>
    <w:rPr>
      <w:b/>
      <w:bCs/>
      <w:sz w:val="20"/>
      <w:szCs w:val="20"/>
    </w:rPr>
  </w:style>
  <w:style w:type="character" w:customStyle="1" w:styleId="TitleChar">
    <w:name w:val="Title Char"/>
    <w:basedOn w:val="DefaultParagraphFont"/>
    <w:link w:val="Title"/>
    <w:uiPriority w:val="10"/>
    <w:qFormat/>
    <w:rsid w:val="006103C0"/>
    <w:rPr>
      <w:lang w:val="en-US" w:eastAsia="en-AU"/>
    </w:rPr>
  </w:style>
  <w:style w:type="character" w:customStyle="1" w:styleId="SubtitleChar">
    <w:name w:val="Subtitle Char"/>
    <w:basedOn w:val="DefaultParagraphFont"/>
    <w:link w:val="Subtitle"/>
    <w:uiPriority w:val="11"/>
    <w:qFormat/>
    <w:rsid w:val="00446A1B"/>
    <w:rPr>
      <w:rFonts w:asciiTheme="majorHAnsi" w:hAnsiTheme="majorHAnsi" w:cstheme="majorHAnsi"/>
      <w:i/>
      <w:iCs/>
      <w:color w:val="7F7F7F" w:themeColor="text1" w:themeTint="80"/>
      <w:sz w:val="20"/>
      <w:szCs w:val="20"/>
      <w:lang w:val="en-US" w:eastAsia="en-AU"/>
    </w:rPr>
  </w:style>
  <w:style w:type="character" w:customStyle="1" w:styleId="Heading1Char">
    <w:name w:val="Heading 1 Char"/>
    <w:basedOn w:val="DefaultParagraphFont"/>
    <w:link w:val="Heading1"/>
    <w:uiPriority w:val="9"/>
    <w:qFormat/>
    <w:rsid w:val="00D60458"/>
    <w:rPr>
      <w:rFonts w:asciiTheme="majorHAnsi" w:eastAsiaTheme="majorEastAsia" w:hAnsiTheme="majorHAnsi" w:cstheme="majorBidi"/>
      <w:color w:val="FFFFFF" w:themeColor="background1"/>
      <w:sz w:val="32"/>
      <w:szCs w:val="32"/>
    </w:rPr>
  </w:style>
  <w:style w:type="character" w:customStyle="1" w:styleId="subChar">
    <w:name w:val="sub Char"/>
    <w:basedOn w:val="Heading1Char"/>
    <w:link w:val="sub"/>
    <w:qFormat/>
    <w:rsid w:val="009216BC"/>
    <w:rPr>
      <w:rFonts w:asciiTheme="majorHAnsi" w:eastAsiaTheme="majorEastAsia" w:hAnsiTheme="majorHAnsi" w:cstheme="majorBidi"/>
      <w:color w:val="FFFFFF" w:themeColor="background1"/>
      <w:sz w:val="32"/>
      <w:szCs w:val="32"/>
    </w:rP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pPr>
      <w:spacing w:before="0"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PAreportsectionheadingL2">
    <w:name w:val="PA report section heading L2"/>
    <w:basedOn w:val="Heading2"/>
    <w:link w:val="PAreportsectionheadingL2Char"/>
    <w:qFormat/>
    <w:rsid w:val="00887F2B"/>
    <w:pPr>
      <w:spacing w:before="240"/>
      <w:outlineLvl w:val="2"/>
    </w:pPr>
    <w:rPr>
      <w:rFonts w:asciiTheme="minorHAnsi" w:hAnsiTheme="minorHAnsi" w:cstheme="minorHAnsi"/>
      <w:i/>
      <w:sz w:val="22"/>
      <w:u w:val="single"/>
    </w:rPr>
  </w:style>
  <w:style w:type="paragraph" w:styleId="ListParagraph">
    <w:name w:val="List Paragraph"/>
    <w:basedOn w:val="Normal"/>
    <w:uiPriority w:val="34"/>
    <w:qFormat/>
    <w:rsid w:val="000F7213"/>
    <w:pPr>
      <w:ind w:left="720"/>
      <w:contextualSpacing/>
    </w:pPr>
  </w:style>
  <w:style w:type="paragraph" w:styleId="BalloonText">
    <w:name w:val="Balloon Text"/>
    <w:basedOn w:val="Normal"/>
    <w:link w:val="BalloonTextChar"/>
    <w:uiPriority w:val="99"/>
    <w:semiHidden/>
    <w:unhideWhenUsed/>
    <w:qFormat/>
    <w:rsid w:val="00E8373C"/>
    <w:pPr>
      <w:spacing w:after="0"/>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C27267"/>
    <w:pPr>
      <w:tabs>
        <w:tab w:val="center" w:pos="4513"/>
        <w:tab w:val="right" w:pos="9026"/>
      </w:tabs>
      <w:spacing w:after="0"/>
    </w:pPr>
  </w:style>
  <w:style w:type="paragraph" w:styleId="Footer">
    <w:name w:val="footer"/>
    <w:basedOn w:val="Normal"/>
    <w:link w:val="FooterChar"/>
    <w:uiPriority w:val="99"/>
    <w:unhideWhenUsed/>
    <w:rsid w:val="00C27267"/>
    <w:pPr>
      <w:tabs>
        <w:tab w:val="center" w:pos="4513"/>
        <w:tab w:val="right" w:pos="9026"/>
      </w:tabs>
      <w:spacing w:after="0"/>
    </w:pPr>
  </w:style>
  <w:style w:type="paragraph" w:styleId="CommentText">
    <w:name w:val="annotation text"/>
    <w:basedOn w:val="Normal"/>
    <w:link w:val="CommentTextChar"/>
    <w:uiPriority w:val="99"/>
    <w:semiHidden/>
    <w:unhideWhenUsed/>
    <w:rsid w:val="000B78DA"/>
    <w:rPr>
      <w:sz w:val="20"/>
      <w:szCs w:val="20"/>
    </w:rPr>
  </w:style>
  <w:style w:type="paragraph" w:styleId="CommentSubject">
    <w:name w:val="annotation subject"/>
    <w:basedOn w:val="CommentText"/>
    <w:next w:val="CommentText"/>
    <w:link w:val="CommentSubjectChar"/>
    <w:uiPriority w:val="99"/>
    <w:semiHidden/>
    <w:unhideWhenUsed/>
    <w:qFormat/>
    <w:rsid w:val="000B78DA"/>
    <w:rPr>
      <w:b/>
      <w:bCs/>
    </w:rPr>
  </w:style>
  <w:style w:type="paragraph" w:styleId="Title">
    <w:name w:val="Title"/>
    <w:basedOn w:val="ListParagraph"/>
    <w:next w:val="Normal"/>
    <w:link w:val="TitleChar"/>
    <w:uiPriority w:val="10"/>
    <w:qFormat/>
    <w:rsid w:val="006103C0"/>
    <w:pPr>
      <w:numPr>
        <w:numId w:val="2"/>
      </w:numPr>
    </w:pPr>
    <w:rPr>
      <w:lang w:val="en-US" w:eastAsia="en-AU"/>
    </w:rPr>
  </w:style>
  <w:style w:type="paragraph" w:styleId="Subtitle">
    <w:name w:val="Subtitle"/>
    <w:basedOn w:val="Normal"/>
    <w:next w:val="Normal"/>
    <w:link w:val="SubtitleChar"/>
    <w:uiPriority w:val="11"/>
    <w:qFormat/>
    <w:rsid w:val="00446A1B"/>
    <w:rPr>
      <w:rFonts w:asciiTheme="majorHAnsi" w:hAnsiTheme="majorHAnsi" w:cstheme="majorHAnsi"/>
      <w:i/>
      <w:iCs/>
      <w:color w:val="7F7F7F" w:themeColor="text1" w:themeTint="80"/>
      <w:sz w:val="20"/>
      <w:szCs w:val="20"/>
      <w:lang w:val="en-US" w:eastAsia="en-AU"/>
    </w:rPr>
  </w:style>
  <w:style w:type="paragraph" w:customStyle="1" w:styleId="sub">
    <w:name w:val="sub"/>
    <w:basedOn w:val="Heading1"/>
    <w:link w:val="subChar"/>
    <w:qFormat/>
    <w:rsid w:val="009216BC"/>
    <w:pPr>
      <w:spacing w:before="120"/>
    </w:pPr>
  </w:style>
  <w:style w:type="paragraph" w:styleId="Revision">
    <w:name w:val="Revision"/>
    <w:uiPriority w:val="99"/>
    <w:semiHidden/>
    <w:qFormat/>
    <w:rsid w:val="006C0093"/>
  </w:style>
  <w:style w:type="table" w:styleId="TableGrid">
    <w:name w:val="Table Grid"/>
    <w:basedOn w:val="TableNormal"/>
    <w:uiPriority w:val="39"/>
    <w:rsid w:val="008F39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07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F4BE774ED78B49A574DA50F7D93E21" ma:contentTypeVersion="12" ma:contentTypeDescription="Create a new document." ma:contentTypeScope="" ma:versionID="39ee1f583f98f338d2eeaf2d33eb6747">
  <xsd:schema xmlns:xsd="http://www.w3.org/2001/XMLSchema" xmlns:xs="http://www.w3.org/2001/XMLSchema" xmlns:p="http://schemas.microsoft.com/office/2006/metadata/properties" xmlns:ns3="6a4e2794-8eb4-437c-9a1f-f1f848804e4d" xmlns:ns4="fd2ca129-4694-46e0-9497-73d28e5957a6" targetNamespace="http://schemas.microsoft.com/office/2006/metadata/properties" ma:root="true" ma:fieldsID="d3d365cbe2aa88742b0379982b6e06bf" ns3:_="" ns4:_="">
    <xsd:import namespace="6a4e2794-8eb4-437c-9a1f-f1f848804e4d"/>
    <xsd:import namespace="fd2ca129-4694-46e0-9497-73d28e5957a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e2794-8eb4-437c-9a1f-f1f848804e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2ca129-4694-46e0-9497-73d28e5957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273788-2F5B-4460-94FD-5F795F2C4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e2794-8eb4-437c-9a1f-f1f848804e4d"/>
    <ds:schemaRef ds:uri="fd2ca129-4694-46e0-9497-73d28e595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962105-5F57-4109-B7C1-06B5A243E916}">
  <ds:schemaRefs>
    <ds:schemaRef ds:uri="http://schemas.openxmlformats.org/officeDocument/2006/bibliography"/>
  </ds:schemaRefs>
</ds:datastoreItem>
</file>

<file path=customXml/itemProps3.xml><?xml version="1.0" encoding="utf-8"?>
<ds:datastoreItem xmlns:ds="http://schemas.openxmlformats.org/officeDocument/2006/customXml" ds:itemID="{67F4F94E-6CEB-405D-BE0E-97ABE23AE51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BBA182-166A-4FBC-B36E-42CA1F26F9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2019</Words>
  <Characters>11067</Characters>
  <Application>Microsoft Office Word</Application>
  <DocSecurity>0</DocSecurity>
  <Lines>217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Vanman</dc:creator>
  <dc:description/>
  <cp:lastModifiedBy>Eric Vanman</cp:lastModifiedBy>
  <cp:revision>3</cp:revision>
  <dcterms:created xsi:type="dcterms:W3CDTF">2026-01-07T23:22:00Z</dcterms:created>
  <dcterms:modified xsi:type="dcterms:W3CDTF">2026-01-08T00:12:00Z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0x01010027F4BE774ED78B49A574DA50F7D93E21</vt:lpwstr>
  </property>
  <property fmtid="{D5CDD505-2E9C-101B-9397-08002B2CF9AE}" pid="3" name="MSIP_Label_0f488380-630a-4f55-a077-a19445e3f360_ActionId">
    <vt:lpwstr>0802be75-197a-4985-bb61-2b27b6b8ab3c</vt:lpwstr>
  </property>
  <property fmtid="{D5CDD505-2E9C-101B-9397-08002B2CF9AE}" pid="4" name="MSIP_Label_0f488380-630a-4f55-a077-a19445e3f360_ContentBits">
    <vt:lpwstr>0</vt:lpwstr>
  </property>
  <property fmtid="{D5CDD505-2E9C-101B-9397-08002B2CF9AE}" pid="5" name="MSIP_Label_0f488380-630a-4f55-a077-a19445e3f360_Enabled">
    <vt:lpwstr>true</vt:lpwstr>
  </property>
  <property fmtid="{D5CDD505-2E9C-101B-9397-08002B2CF9AE}" pid="6" name="MSIP_Label_0f488380-630a-4f55-a077-a19445e3f360_Method">
    <vt:lpwstr>Standard</vt:lpwstr>
  </property>
  <property fmtid="{D5CDD505-2E9C-101B-9397-08002B2CF9AE}" pid="7" name="MSIP_Label_0f488380-630a-4f55-a077-a19445e3f360_Name">
    <vt:lpwstr>OFFICIAL - INTERNAL</vt:lpwstr>
  </property>
  <property fmtid="{D5CDD505-2E9C-101B-9397-08002B2CF9AE}" pid="8" name="MSIP_Label_0f488380-630a-4f55-a077-a19445e3f360_SetDate">
    <vt:lpwstr>2022-06-01T01:58:45Z</vt:lpwstr>
  </property>
  <property fmtid="{D5CDD505-2E9C-101B-9397-08002B2CF9AE}" pid="9" name="MSIP_Label_0f488380-630a-4f55-a077-a19445e3f360_SiteId">
    <vt:lpwstr>b6e377cf-9db3-46cb-91a2-fad9605bb15c</vt:lpwstr>
  </property>
</Properties>
</file>